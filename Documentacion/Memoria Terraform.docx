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firstRow="1" w:lastRow="0" w:firstColumn="1" w:lastColumn="0" w:noHBand="0" w:noVBand="1"/>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237689"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237689"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237689">
                    <w:pPr>
                      <w:pStyle w:val="Sinespaciado"/>
                      <w:jc w:val="center"/>
                      <w:rPr>
                        <w:b/>
                        <w:bCs/>
                      </w:rPr>
                    </w:pPr>
                    <w:r>
                      <w:rPr>
                        <w:b/>
                        <w:bCs/>
                      </w:rPr>
                      <w:t xml:space="preserve">Aris Goicoechea Lassaletta,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237689">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firstRow="1" w:lastRow="0" w:firstColumn="1" w:lastColumn="0" w:noHBand="0" w:noVBand="1"/>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237689" w:rsidP="00B3269D">
                    <w:pPr>
                      <w:pStyle w:val="Sinespaciado"/>
                    </w:pPr>
                    <w:r>
                      <w: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3D3880" w:rsidRDefault="009E7ECE">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728605" w:history="1">
            <w:r w:rsidR="003D3880" w:rsidRPr="001A1DA9">
              <w:rPr>
                <w:rStyle w:val="Hipervnculo"/>
                <w:noProof/>
              </w:rPr>
              <w:t>1.</w:t>
            </w:r>
            <w:r w:rsidR="003D3880">
              <w:rPr>
                <w:rFonts w:eastAsiaTheme="minorEastAsia"/>
                <w:noProof/>
                <w:lang w:eastAsia="es-ES"/>
              </w:rPr>
              <w:tab/>
            </w:r>
            <w:r w:rsidR="003D3880" w:rsidRPr="001A1DA9">
              <w:rPr>
                <w:rStyle w:val="Hipervnculo"/>
                <w:noProof/>
              </w:rPr>
              <w:t>Visión</w:t>
            </w:r>
            <w:r w:rsidR="003D3880">
              <w:rPr>
                <w:noProof/>
                <w:webHidden/>
              </w:rPr>
              <w:tab/>
            </w:r>
            <w:r>
              <w:rPr>
                <w:noProof/>
                <w:webHidden/>
              </w:rPr>
              <w:fldChar w:fldCharType="begin"/>
            </w:r>
            <w:r w:rsidR="003D3880">
              <w:rPr>
                <w:noProof/>
                <w:webHidden/>
              </w:rPr>
              <w:instrText xml:space="preserve"> PAGEREF _Toc334728605 \h </w:instrText>
            </w:r>
            <w:r>
              <w:rPr>
                <w:noProof/>
                <w:webHidden/>
              </w:rPr>
            </w:r>
            <w:r>
              <w:rPr>
                <w:noProof/>
                <w:webHidden/>
              </w:rPr>
              <w:fldChar w:fldCharType="separate"/>
            </w:r>
            <w:r w:rsidR="003D3880">
              <w:rPr>
                <w:noProof/>
                <w:webHidden/>
              </w:rPr>
              <w:t>3</w:t>
            </w:r>
            <w:r>
              <w:rPr>
                <w:noProof/>
                <w:webHidden/>
              </w:rPr>
              <w:fldChar w:fldCharType="end"/>
            </w:r>
          </w:hyperlink>
        </w:p>
        <w:p w:rsidR="003D3880" w:rsidRDefault="009E1498">
          <w:pPr>
            <w:pStyle w:val="TDC2"/>
            <w:tabs>
              <w:tab w:val="left" w:pos="660"/>
              <w:tab w:val="right" w:leader="dot" w:pos="8494"/>
            </w:tabs>
            <w:rPr>
              <w:rFonts w:eastAsiaTheme="minorEastAsia"/>
              <w:noProof/>
              <w:lang w:eastAsia="es-ES"/>
            </w:rPr>
          </w:pPr>
          <w:hyperlink w:anchor="_Toc334728606" w:history="1">
            <w:r w:rsidR="003D3880" w:rsidRPr="001A1DA9">
              <w:rPr>
                <w:rStyle w:val="Hipervnculo"/>
                <w:noProof/>
              </w:rPr>
              <w:t>1.</w:t>
            </w:r>
            <w:r w:rsidR="003D3880">
              <w:rPr>
                <w:rFonts w:eastAsiaTheme="minorEastAsia"/>
                <w:noProof/>
                <w:lang w:eastAsia="es-ES"/>
              </w:rPr>
              <w:tab/>
            </w:r>
            <w:r w:rsidR="003D3880" w:rsidRPr="001A1DA9">
              <w:rPr>
                <w:rStyle w:val="Hipervnculo"/>
                <w:noProof/>
              </w:rPr>
              <w:t>Introducción</w:t>
            </w:r>
            <w:r w:rsidR="003D3880">
              <w:rPr>
                <w:noProof/>
                <w:webHidden/>
              </w:rPr>
              <w:tab/>
            </w:r>
            <w:r w:rsidR="009E7ECE">
              <w:rPr>
                <w:noProof/>
                <w:webHidden/>
              </w:rPr>
              <w:fldChar w:fldCharType="begin"/>
            </w:r>
            <w:r w:rsidR="003D3880">
              <w:rPr>
                <w:noProof/>
                <w:webHidden/>
              </w:rPr>
              <w:instrText xml:space="preserve"> PAGEREF _Toc334728606 \h </w:instrText>
            </w:r>
            <w:r w:rsidR="009E7ECE">
              <w:rPr>
                <w:noProof/>
                <w:webHidden/>
              </w:rPr>
            </w:r>
            <w:r w:rsidR="009E7ECE">
              <w:rPr>
                <w:noProof/>
                <w:webHidden/>
              </w:rPr>
              <w:fldChar w:fldCharType="separate"/>
            </w:r>
            <w:r w:rsidR="003D3880">
              <w:rPr>
                <w:noProof/>
                <w:webHidden/>
              </w:rPr>
              <w:t>3</w:t>
            </w:r>
            <w:r w:rsidR="009E7ECE">
              <w:rPr>
                <w:noProof/>
                <w:webHidden/>
              </w:rPr>
              <w:fldChar w:fldCharType="end"/>
            </w:r>
          </w:hyperlink>
        </w:p>
        <w:p w:rsidR="003D3880" w:rsidRDefault="009E1498">
          <w:pPr>
            <w:pStyle w:val="TDC2"/>
            <w:tabs>
              <w:tab w:val="left" w:pos="660"/>
              <w:tab w:val="right" w:leader="dot" w:pos="8494"/>
            </w:tabs>
            <w:rPr>
              <w:rFonts w:eastAsiaTheme="minorEastAsia"/>
              <w:noProof/>
              <w:lang w:eastAsia="es-ES"/>
            </w:rPr>
          </w:pPr>
          <w:hyperlink w:anchor="_Toc334728607" w:history="1">
            <w:r w:rsidR="003D3880" w:rsidRPr="001A1DA9">
              <w:rPr>
                <w:rStyle w:val="Hipervnculo"/>
                <w:noProof/>
              </w:rPr>
              <w:t>2.</w:t>
            </w:r>
            <w:r w:rsidR="003D3880">
              <w:rPr>
                <w:rFonts w:eastAsiaTheme="minorEastAsia"/>
                <w:noProof/>
                <w:lang w:eastAsia="es-ES"/>
              </w:rPr>
              <w:tab/>
            </w:r>
            <w:r w:rsidR="003D3880" w:rsidRPr="001A1DA9">
              <w:rPr>
                <w:rStyle w:val="Hipervnculo"/>
                <w:noProof/>
              </w:rPr>
              <w:t>Objetivos y requisitos</w:t>
            </w:r>
            <w:r w:rsidR="003D3880">
              <w:rPr>
                <w:noProof/>
                <w:webHidden/>
              </w:rPr>
              <w:tab/>
            </w:r>
            <w:r w:rsidR="009E7ECE">
              <w:rPr>
                <w:noProof/>
                <w:webHidden/>
              </w:rPr>
              <w:fldChar w:fldCharType="begin"/>
            </w:r>
            <w:r w:rsidR="003D3880">
              <w:rPr>
                <w:noProof/>
                <w:webHidden/>
              </w:rPr>
              <w:instrText xml:space="preserve"> PAGEREF _Toc334728607 \h </w:instrText>
            </w:r>
            <w:r w:rsidR="009E7ECE">
              <w:rPr>
                <w:noProof/>
                <w:webHidden/>
              </w:rPr>
            </w:r>
            <w:r w:rsidR="009E7ECE">
              <w:rPr>
                <w:noProof/>
                <w:webHidden/>
              </w:rPr>
              <w:fldChar w:fldCharType="separate"/>
            </w:r>
            <w:r w:rsidR="003D3880">
              <w:rPr>
                <w:noProof/>
                <w:webHidden/>
              </w:rPr>
              <w:t>4</w:t>
            </w:r>
            <w:r w:rsidR="009E7ECE">
              <w:rPr>
                <w:noProof/>
                <w:webHidden/>
              </w:rPr>
              <w:fldChar w:fldCharType="end"/>
            </w:r>
          </w:hyperlink>
        </w:p>
        <w:p w:rsidR="003D3880" w:rsidRDefault="009E1498">
          <w:pPr>
            <w:pStyle w:val="TDC1"/>
            <w:tabs>
              <w:tab w:val="left" w:pos="440"/>
              <w:tab w:val="right" w:leader="dot" w:pos="8494"/>
            </w:tabs>
            <w:rPr>
              <w:rFonts w:eastAsiaTheme="minorEastAsia"/>
              <w:noProof/>
              <w:lang w:eastAsia="es-ES"/>
            </w:rPr>
          </w:pPr>
          <w:hyperlink w:anchor="_Toc334728608" w:history="1">
            <w:r w:rsidR="003D3880" w:rsidRPr="001A1DA9">
              <w:rPr>
                <w:rStyle w:val="Hipervnculo"/>
                <w:noProof/>
              </w:rPr>
              <w:t>2.</w:t>
            </w:r>
            <w:r w:rsidR="003D3880">
              <w:rPr>
                <w:rFonts w:eastAsiaTheme="minorEastAsia"/>
                <w:noProof/>
                <w:lang w:eastAsia="es-ES"/>
              </w:rPr>
              <w:tab/>
            </w:r>
            <w:r w:rsidR="003D3880" w:rsidRPr="001A1DA9">
              <w:rPr>
                <w:rStyle w:val="Hipervnculo"/>
                <w:noProof/>
              </w:rPr>
              <w:t>El motor Unity 3D</w:t>
            </w:r>
            <w:r w:rsidR="003D3880">
              <w:rPr>
                <w:noProof/>
                <w:webHidden/>
              </w:rPr>
              <w:tab/>
            </w:r>
            <w:r w:rsidR="009E7ECE">
              <w:rPr>
                <w:noProof/>
                <w:webHidden/>
              </w:rPr>
              <w:fldChar w:fldCharType="begin"/>
            </w:r>
            <w:r w:rsidR="003D3880">
              <w:rPr>
                <w:noProof/>
                <w:webHidden/>
              </w:rPr>
              <w:instrText xml:space="preserve"> PAGEREF _Toc334728608 \h </w:instrText>
            </w:r>
            <w:r w:rsidR="009E7ECE">
              <w:rPr>
                <w:noProof/>
                <w:webHidden/>
              </w:rPr>
            </w:r>
            <w:r w:rsidR="009E7ECE">
              <w:rPr>
                <w:noProof/>
                <w:webHidden/>
              </w:rPr>
              <w:fldChar w:fldCharType="separate"/>
            </w:r>
            <w:r w:rsidR="003D3880">
              <w:rPr>
                <w:noProof/>
                <w:webHidden/>
              </w:rPr>
              <w:t>7</w:t>
            </w:r>
            <w:r w:rsidR="009E7ECE">
              <w:rPr>
                <w:noProof/>
                <w:webHidden/>
              </w:rPr>
              <w:fldChar w:fldCharType="end"/>
            </w:r>
          </w:hyperlink>
        </w:p>
        <w:p w:rsidR="003D3880" w:rsidRDefault="009E1498">
          <w:pPr>
            <w:pStyle w:val="TDC2"/>
            <w:tabs>
              <w:tab w:val="left" w:pos="660"/>
              <w:tab w:val="right" w:leader="dot" w:pos="8494"/>
            </w:tabs>
            <w:rPr>
              <w:rFonts w:eastAsiaTheme="minorEastAsia"/>
              <w:noProof/>
              <w:lang w:eastAsia="es-ES"/>
            </w:rPr>
          </w:pPr>
          <w:hyperlink w:anchor="_Toc334728609" w:history="1">
            <w:r w:rsidR="003D3880" w:rsidRPr="001A1DA9">
              <w:rPr>
                <w:rStyle w:val="Hipervnculo"/>
                <w:noProof/>
              </w:rPr>
              <w:t>1.</w:t>
            </w:r>
            <w:r w:rsidR="003D3880">
              <w:rPr>
                <w:rFonts w:eastAsiaTheme="minorEastAsia"/>
                <w:noProof/>
                <w:lang w:eastAsia="es-ES"/>
              </w:rPr>
              <w:tab/>
            </w:r>
            <w:r w:rsidR="003D3880" w:rsidRPr="001A1DA9">
              <w:rPr>
                <w:rStyle w:val="Hipervnculo"/>
                <w:noProof/>
              </w:rPr>
              <w:t>Introducción</w:t>
            </w:r>
            <w:r w:rsidR="003D3880">
              <w:rPr>
                <w:noProof/>
                <w:webHidden/>
              </w:rPr>
              <w:tab/>
            </w:r>
            <w:r w:rsidR="009E7ECE">
              <w:rPr>
                <w:noProof/>
                <w:webHidden/>
              </w:rPr>
              <w:fldChar w:fldCharType="begin"/>
            </w:r>
            <w:r w:rsidR="003D3880">
              <w:rPr>
                <w:noProof/>
                <w:webHidden/>
              </w:rPr>
              <w:instrText xml:space="preserve"> PAGEREF _Toc334728609 \h </w:instrText>
            </w:r>
            <w:r w:rsidR="009E7ECE">
              <w:rPr>
                <w:noProof/>
                <w:webHidden/>
              </w:rPr>
            </w:r>
            <w:r w:rsidR="009E7ECE">
              <w:rPr>
                <w:noProof/>
                <w:webHidden/>
              </w:rPr>
              <w:fldChar w:fldCharType="separate"/>
            </w:r>
            <w:r w:rsidR="003D3880">
              <w:rPr>
                <w:noProof/>
                <w:webHidden/>
              </w:rPr>
              <w:t>7</w:t>
            </w:r>
            <w:r w:rsidR="009E7ECE">
              <w:rPr>
                <w:noProof/>
                <w:webHidden/>
              </w:rPr>
              <w:fldChar w:fldCharType="end"/>
            </w:r>
          </w:hyperlink>
        </w:p>
        <w:p w:rsidR="003D3880" w:rsidRDefault="009E1498">
          <w:pPr>
            <w:pStyle w:val="TDC2"/>
            <w:tabs>
              <w:tab w:val="left" w:pos="660"/>
              <w:tab w:val="right" w:leader="dot" w:pos="8494"/>
            </w:tabs>
            <w:rPr>
              <w:rFonts w:eastAsiaTheme="minorEastAsia"/>
              <w:noProof/>
              <w:lang w:eastAsia="es-ES"/>
            </w:rPr>
          </w:pPr>
          <w:hyperlink w:anchor="_Toc334728610" w:history="1">
            <w:r w:rsidR="003D3880" w:rsidRPr="001A1DA9">
              <w:rPr>
                <w:rStyle w:val="Hipervnculo"/>
                <w:noProof/>
              </w:rPr>
              <w:t>2.</w:t>
            </w:r>
            <w:r w:rsidR="003D3880">
              <w:rPr>
                <w:rFonts w:eastAsiaTheme="minorEastAsia"/>
                <w:noProof/>
                <w:lang w:eastAsia="es-ES"/>
              </w:rPr>
              <w:tab/>
            </w:r>
            <w:r w:rsidR="003D3880" w:rsidRPr="001A1DA9">
              <w:rPr>
                <w:rStyle w:val="Hipervnculo"/>
                <w:noProof/>
              </w:rPr>
              <w:t>Escena de ejemplo</w:t>
            </w:r>
            <w:r w:rsidR="003D3880">
              <w:rPr>
                <w:noProof/>
                <w:webHidden/>
              </w:rPr>
              <w:tab/>
            </w:r>
            <w:r w:rsidR="009E7ECE">
              <w:rPr>
                <w:noProof/>
                <w:webHidden/>
              </w:rPr>
              <w:fldChar w:fldCharType="begin"/>
            </w:r>
            <w:r w:rsidR="003D3880">
              <w:rPr>
                <w:noProof/>
                <w:webHidden/>
              </w:rPr>
              <w:instrText xml:space="preserve"> PAGEREF _Toc334728610 \h </w:instrText>
            </w:r>
            <w:r w:rsidR="009E7ECE">
              <w:rPr>
                <w:noProof/>
                <w:webHidden/>
              </w:rPr>
            </w:r>
            <w:r w:rsidR="009E7ECE">
              <w:rPr>
                <w:noProof/>
                <w:webHidden/>
              </w:rPr>
              <w:fldChar w:fldCharType="separate"/>
            </w:r>
            <w:r w:rsidR="003D3880">
              <w:rPr>
                <w:noProof/>
                <w:webHidden/>
              </w:rPr>
              <w:t>9</w:t>
            </w:r>
            <w:r w:rsidR="009E7ECE">
              <w:rPr>
                <w:noProof/>
                <w:webHidden/>
              </w:rPr>
              <w:fldChar w:fldCharType="end"/>
            </w:r>
          </w:hyperlink>
        </w:p>
        <w:p w:rsidR="003D3880" w:rsidRDefault="009E1498">
          <w:pPr>
            <w:pStyle w:val="TDC2"/>
            <w:tabs>
              <w:tab w:val="left" w:pos="660"/>
              <w:tab w:val="right" w:leader="dot" w:pos="8494"/>
            </w:tabs>
            <w:rPr>
              <w:rFonts w:eastAsiaTheme="minorEastAsia"/>
              <w:noProof/>
              <w:lang w:eastAsia="es-ES"/>
            </w:rPr>
          </w:pPr>
          <w:hyperlink w:anchor="_Toc334728611" w:history="1">
            <w:r w:rsidR="003D3880" w:rsidRPr="001A1DA9">
              <w:rPr>
                <w:rStyle w:val="Hipervnculo"/>
                <w:noProof/>
              </w:rPr>
              <w:t>3.</w:t>
            </w:r>
            <w:r w:rsidR="003D3880">
              <w:rPr>
                <w:rFonts w:eastAsiaTheme="minorEastAsia"/>
                <w:noProof/>
                <w:lang w:eastAsia="es-ES"/>
              </w:rPr>
              <w:tab/>
            </w:r>
            <w:r w:rsidR="003D3880" w:rsidRPr="001A1DA9">
              <w:rPr>
                <w:rStyle w:val="Hipervnculo"/>
                <w:noProof/>
              </w:rPr>
              <w:t>Estructura del proyecto</w:t>
            </w:r>
            <w:r w:rsidR="003D3880">
              <w:rPr>
                <w:noProof/>
                <w:webHidden/>
              </w:rPr>
              <w:tab/>
            </w:r>
            <w:r w:rsidR="009E7ECE">
              <w:rPr>
                <w:noProof/>
                <w:webHidden/>
              </w:rPr>
              <w:fldChar w:fldCharType="begin"/>
            </w:r>
            <w:r w:rsidR="003D3880">
              <w:rPr>
                <w:noProof/>
                <w:webHidden/>
              </w:rPr>
              <w:instrText xml:space="preserve"> PAGEREF _Toc334728611 \h </w:instrText>
            </w:r>
            <w:r w:rsidR="009E7ECE">
              <w:rPr>
                <w:noProof/>
                <w:webHidden/>
              </w:rPr>
            </w:r>
            <w:r w:rsidR="009E7ECE">
              <w:rPr>
                <w:noProof/>
                <w:webHidden/>
              </w:rPr>
              <w:fldChar w:fldCharType="separate"/>
            </w:r>
            <w:r w:rsidR="003D3880">
              <w:rPr>
                <w:noProof/>
                <w:webHidden/>
              </w:rPr>
              <w:t>13</w:t>
            </w:r>
            <w:r w:rsidR="009E7ECE">
              <w:rPr>
                <w:noProof/>
                <w:webHidden/>
              </w:rPr>
              <w:fldChar w:fldCharType="end"/>
            </w:r>
          </w:hyperlink>
        </w:p>
        <w:p w:rsidR="003D3880" w:rsidRDefault="009E1498">
          <w:pPr>
            <w:pStyle w:val="TDC2"/>
            <w:tabs>
              <w:tab w:val="left" w:pos="660"/>
              <w:tab w:val="right" w:leader="dot" w:pos="8494"/>
            </w:tabs>
            <w:rPr>
              <w:rFonts w:eastAsiaTheme="minorEastAsia"/>
              <w:noProof/>
              <w:lang w:eastAsia="es-ES"/>
            </w:rPr>
          </w:pPr>
          <w:hyperlink w:anchor="_Toc334728612" w:history="1">
            <w:r w:rsidR="003D3880" w:rsidRPr="001A1DA9">
              <w:rPr>
                <w:rStyle w:val="Hipervnculo"/>
                <w:noProof/>
              </w:rPr>
              <w:t>4.</w:t>
            </w:r>
            <w:r w:rsidR="003D3880">
              <w:rPr>
                <w:rFonts w:eastAsiaTheme="minorEastAsia"/>
                <w:noProof/>
                <w:lang w:eastAsia="es-ES"/>
              </w:rPr>
              <w:tab/>
            </w:r>
            <w:r w:rsidR="003D3880" w:rsidRPr="001A1DA9">
              <w:rPr>
                <w:rStyle w:val="Hipervnculo"/>
                <w:noProof/>
              </w:rPr>
              <w:t>Particularidades y problemas</w:t>
            </w:r>
            <w:r w:rsidR="003D3880">
              <w:rPr>
                <w:noProof/>
                <w:webHidden/>
              </w:rPr>
              <w:tab/>
            </w:r>
            <w:r w:rsidR="009E7ECE">
              <w:rPr>
                <w:noProof/>
                <w:webHidden/>
              </w:rPr>
              <w:fldChar w:fldCharType="begin"/>
            </w:r>
            <w:r w:rsidR="003D3880">
              <w:rPr>
                <w:noProof/>
                <w:webHidden/>
              </w:rPr>
              <w:instrText xml:space="preserve"> PAGEREF _Toc334728612 \h </w:instrText>
            </w:r>
            <w:r w:rsidR="009E7ECE">
              <w:rPr>
                <w:noProof/>
                <w:webHidden/>
              </w:rPr>
            </w:r>
            <w:r w:rsidR="009E7ECE">
              <w:rPr>
                <w:noProof/>
                <w:webHidden/>
              </w:rPr>
              <w:fldChar w:fldCharType="separate"/>
            </w:r>
            <w:r w:rsidR="003D3880">
              <w:rPr>
                <w:noProof/>
                <w:webHidden/>
              </w:rPr>
              <w:t>14</w:t>
            </w:r>
            <w:r w:rsidR="009E7ECE">
              <w:rPr>
                <w:noProof/>
                <w:webHidden/>
              </w:rPr>
              <w:fldChar w:fldCharType="end"/>
            </w:r>
          </w:hyperlink>
        </w:p>
        <w:p w:rsidR="003D3880" w:rsidRDefault="009E1498">
          <w:pPr>
            <w:pStyle w:val="TDC1"/>
            <w:tabs>
              <w:tab w:val="left" w:pos="440"/>
              <w:tab w:val="right" w:leader="dot" w:pos="8494"/>
            </w:tabs>
            <w:rPr>
              <w:rFonts w:eastAsiaTheme="minorEastAsia"/>
              <w:noProof/>
              <w:lang w:eastAsia="es-ES"/>
            </w:rPr>
          </w:pPr>
          <w:hyperlink w:anchor="_Toc334728613" w:history="1">
            <w:r w:rsidR="003D3880" w:rsidRPr="001A1DA9">
              <w:rPr>
                <w:rStyle w:val="Hipervnculo"/>
                <w:noProof/>
              </w:rPr>
              <w:t>3.</w:t>
            </w:r>
            <w:r w:rsidR="003D3880">
              <w:rPr>
                <w:rFonts w:eastAsiaTheme="minorEastAsia"/>
                <w:noProof/>
                <w:lang w:eastAsia="es-ES"/>
              </w:rPr>
              <w:tab/>
            </w:r>
            <w:r w:rsidR="003D3880" w:rsidRPr="001A1DA9">
              <w:rPr>
                <w:rStyle w:val="Hipervnculo"/>
                <w:noProof/>
              </w:rPr>
              <w:t>Arquitectura</w:t>
            </w:r>
            <w:r w:rsidR="003D3880">
              <w:rPr>
                <w:noProof/>
                <w:webHidden/>
              </w:rPr>
              <w:tab/>
            </w:r>
            <w:r w:rsidR="009E7ECE">
              <w:rPr>
                <w:noProof/>
                <w:webHidden/>
              </w:rPr>
              <w:fldChar w:fldCharType="begin"/>
            </w:r>
            <w:r w:rsidR="003D3880">
              <w:rPr>
                <w:noProof/>
                <w:webHidden/>
              </w:rPr>
              <w:instrText xml:space="preserve"> PAGEREF _Toc334728613 \h </w:instrText>
            </w:r>
            <w:r w:rsidR="009E7ECE">
              <w:rPr>
                <w:noProof/>
                <w:webHidden/>
              </w:rPr>
            </w:r>
            <w:r w:rsidR="009E7ECE">
              <w:rPr>
                <w:noProof/>
                <w:webHidden/>
              </w:rPr>
              <w:fldChar w:fldCharType="separate"/>
            </w:r>
            <w:r w:rsidR="003D3880">
              <w:rPr>
                <w:noProof/>
                <w:webHidden/>
              </w:rPr>
              <w:t>15</w:t>
            </w:r>
            <w:r w:rsidR="009E7ECE">
              <w:rPr>
                <w:noProof/>
                <w:webHidden/>
              </w:rPr>
              <w:fldChar w:fldCharType="end"/>
            </w:r>
          </w:hyperlink>
        </w:p>
        <w:p w:rsidR="003D3880" w:rsidRDefault="009E1498">
          <w:pPr>
            <w:pStyle w:val="TDC2"/>
            <w:tabs>
              <w:tab w:val="left" w:pos="660"/>
              <w:tab w:val="right" w:leader="dot" w:pos="8494"/>
            </w:tabs>
            <w:rPr>
              <w:rFonts w:eastAsiaTheme="minorEastAsia"/>
              <w:noProof/>
              <w:lang w:eastAsia="es-ES"/>
            </w:rPr>
          </w:pPr>
          <w:hyperlink w:anchor="_Toc334728614" w:history="1">
            <w:r w:rsidR="003D3880" w:rsidRPr="001A1DA9">
              <w:rPr>
                <w:rStyle w:val="Hipervnculo"/>
                <w:noProof/>
              </w:rPr>
              <w:t>1.</w:t>
            </w:r>
            <w:r w:rsidR="003D3880">
              <w:rPr>
                <w:rFonts w:eastAsiaTheme="minorEastAsia"/>
                <w:noProof/>
                <w:lang w:eastAsia="es-ES"/>
              </w:rPr>
              <w:tab/>
            </w:r>
            <w:r w:rsidR="003D3880" w:rsidRPr="001A1DA9">
              <w:rPr>
                <w:rStyle w:val="Hipervnculo"/>
                <w:noProof/>
              </w:rPr>
              <w:t>Introducción</w:t>
            </w:r>
            <w:r w:rsidR="003D3880">
              <w:rPr>
                <w:noProof/>
                <w:webHidden/>
              </w:rPr>
              <w:tab/>
            </w:r>
            <w:r w:rsidR="009E7ECE">
              <w:rPr>
                <w:noProof/>
                <w:webHidden/>
              </w:rPr>
              <w:fldChar w:fldCharType="begin"/>
            </w:r>
            <w:r w:rsidR="003D3880">
              <w:rPr>
                <w:noProof/>
                <w:webHidden/>
              </w:rPr>
              <w:instrText xml:space="preserve"> PAGEREF _Toc334728614 \h </w:instrText>
            </w:r>
            <w:r w:rsidR="009E7ECE">
              <w:rPr>
                <w:noProof/>
                <w:webHidden/>
              </w:rPr>
            </w:r>
            <w:r w:rsidR="009E7ECE">
              <w:rPr>
                <w:noProof/>
                <w:webHidden/>
              </w:rPr>
              <w:fldChar w:fldCharType="separate"/>
            </w:r>
            <w:r w:rsidR="003D3880">
              <w:rPr>
                <w:noProof/>
                <w:webHidden/>
              </w:rPr>
              <w:t>15</w:t>
            </w:r>
            <w:r w:rsidR="009E7ECE">
              <w:rPr>
                <w:noProof/>
                <w:webHidden/>
              </w:rPr>
              <w:fldChar w:fldCharType="end"/>
            </w:r>
          </w:hyperlink>
        </w:p>
        <w:p w:rsidR="003D3880" w:rsidRDefault="009E1498">
          <w:pPr>
            <w:pStyle w:val="TDC2"/>
            <w:tabs>
              <w:tab w:val="left" w:pos="660"/>
              <w:tab w:val="right" w:leader="dot" w:pos="8494"/>
            </w:tabs>
            <w:rPr>
              <w:rFonts w:eastAsiaTheme="minorEastAsia"/>
              <w:noProof/>
              <w:lang w:eastAsia="es-ES"/>
            </w:rPr>
          </w:pPr>
          <w:hyperlink w:anchor="_Toc334728615" w:history="1">
            <w:r w:rsidR="003D3880" w:rsidRPr="001A1DA9">
              <w:rPr>
                <w:rStyle w:val="Hipervnculo"/>
                <w:noProof/>
              </w:rPr>
              <w:t>2.</w:t>
            </w:r>
            <w:r w:rsidR="003D3880">
              <w:rPr>
                <w:rFonts w:eastAsiaTheme="minorEastAsia"/>
                <w:noProof/>
                <w:lang w:eastAsia="es-ES"/>
              </w:rPr>
              <w:tab/>
            </w:r>
            <w:r w:rsidR="003D3880" w:rsidRPr="001A1DA9">
              <w:rPr>
                <w:rStyle w:val="Hipervnculo"/>
                <w:noProof/>
              </w:rPr>
              <w:t>Creación del planeta</w:t>
            </w:r>
            <w:r w:rsidR="003D3880">
              <w:rPr>
                <w:noProof/>
                <w:webHidden/>
              </w:rPr>
              <w:tab/>
            </w:r>
            <w:r w:rsidR="009E7ECE">
              <w:rPr>
                <w:noProof/>
                <w:webHidden/>
              </w:rPr>
              <w:fldChar w:fldCharType="begin"/>
            </w:r>
            <w:r w:rsidR="003D3880">
              <w:rPr>
                <w:noProof/>
                <w:webHidden/>
              </w:rPr>
              <w:instrText xml:space="preserve"> PAGEREF _Toc334728615 \h </w:instrText>
            </w:r>
            <w:r w:rsidR="009E7ECE">
              <w:rPr>
                <w:noProof/>
                <w:webHidden/>
              </w:rPr>
            </w:r>
            <w:r w:rsidR="009E7ECE">
              <w:rPr>
                <w:noProof/>
                <w:webHidden/>
              </w:rPr>
              <w:fldChar w:fldCharType="separate"/>
            </w:r>
            <w:r w:rsidR="003D3880">
              <w:rPr>
                <w:noProof/>
                <w:webHidden/>
              </w:rPr>
              <w:t>16</w:t>
            </w:r>
            <w:r w:rsidR="009E7ECE">
              <w:rPr>
                <w:noProof/>
                <w:webHidden/>
              </w:rPr>
              <w:fldChar w:fldCharType="end"/>
            </w:r>
          </w:hyperlink>
        </w:p>
        <w:p w:rsidR="003D3880" w:rsidRDefault="009E1498">
          <w:pPr>
            <w:pStyle w:val="TDC2"/>
            <w:tabs>
              <w:tab w:val="left" w:pos="660"/>
              <w:tab w:val="right" w:leader="dot" w:pos="8494"/>
            </w:tabs>
            <w:rPr>
              <w:rFonts w:eastAsiaTheme="minorEastAsia"/>
              <w:noProof/>
              <w:lang w:eastAsia="es-ES"/>
            </w:rPr>
          </w:pPr>
          <w:hyperlink w:anchor="_Toc334728616" w:history="1">
            <w:r w:rsidR="003D3880" w:rsidRPr="001A1DA9">
              <w:rPr>
                <w:rStyle w:val="Hipervnculo"/>
                <w:noProof/>
              </w:rPr>
              <w:t>3.</w:t>
            </w:r>
            <w:r w:rsidR="003D3880">
              <w:rPr>
                <w:rFonts w:eastAsiaTheme="minorEastAsia"/>
                <w:noProof/>
                <w:lang w:eastAsia="es-ES"/>
              </w:rPr>
              <w:tab/>
            </w:r>
            <w:r w:rsidR="003D3880" w:rsidRPr="001A1DA9">
              <w:rPr>
                <w:rStyle w:val="Hipervnculo"/>
                <w:noProof/>
              </w:rPr>
              <w:t>Algoritmo de vida</w:t>
            </w:r>
            <w:r w:rsidR="003D3880">
              <w:rPr>
                <w:noProof/>
                <w:webHidden/>
              </w:rPr>
              <w:tab/>
            </w:r>
            <w:r w:rsidR="009E7ECE">
              <w:rPr>
                <w:noProof/>
                <w:webHidden/>
              </w:rPr>
              <w:fldChar w:fldCharType="begin"/>
            </w:r>
            <w:r w:rsidR="003D3880">
              <w:rPr>
                <w:noProof/>
                <w:webHidden/>
              </w:rPr>
              <w:instrText xml:space="preserve"> PAGEREF _Toc334728616 \h </w:instrText>
            </w:r>
            <w:r w:rsidR="009E7ECE">
              <w:rPr>
                <w:noProof/>
                <w:webHidden/>
              </w:rPr>
            </w:r>
            <w:r w:rsidR="009E7ECE">
              <w:rPr>
                <w:noProof/>
                <w:webHidden/>
              </w:rPr>
              <w:fldChar w:fldCharType="separate"/>
            </w:r>
            <w:r w:rsidR="003D3880">
              <w:rPr>
                <w:noProof/>
                <w:webHidden/>
              </w:rPr>
              <w:t>20</w:t>
            </w:r>
            <w:r w:rsidR="009E7ECE">
              <w:rPr>
                <w:noProof/>
                <w:webHidden/>
              </w:rPr>
              <w:fldChar w:fldCharType="end"/>
            </w:r>
          </w:hyperlink>
        </w:p>
        <w:p w:rsidR="003D3880" w:rsidRDefault="009E1498">
          <w:pPr>
            <w:pStyle w:val="TDC3"/>
            <w:tabs>
              <w:tab w:val="right" w:leader="dot" w:pos="8494"/>
            </w:tabs>
            <w:rPr>
              <w:rFonts w:eastAsiaTheme="minorEastAsia"/>
              <w:noProof/>
              <w:lang w:eastAsia="es-ES"/>
            </w:rPr>
          </w:pPr>
          <w:hyperlink w:anchor="_Toc334728617" w:history="1">
            <w:r w:rsidR="003D3880" w:rsidRPr="001A1DA9">
              <w:rPr>
                <w:rStyle w:val="Hipervnculo"/>
                <w:noProof/>
              </w:rPr>
              <w:t>Etapas</w:t>
            </w:r>
            <w:r w:rsidR="003D3880">
              <w:rPr>
                <w:noProof/>
                <w:webHidden/>
              </w:rPr>
              <w:tab/>
            </w:r>
            <w:r w:rsidR="009E7ECE">
              <w:rPr>
                <w:noProof/>
                <w:webHidden/>
              </w:rPr>
              <w:fldChar w:fldCharType="begin"/>
            </w:r>
            <w:r w:rsidR="003D3880">
              <w:rPr>
                <w:noProof/>
                <w:webHidden/>
              </w:rPr>
              <w:instrText xml:space="preserve"> PAGEREF _Toc334728617 \h </w:instrText>
            </w:r>
            <w:r w:rsidR="009E7ECE">
              <w:rPr>
                <w:noProof/>
                <w:webHidden/>
              </w:rPr>
            </w:r>
            <w:r w:rsidR="009E7ECE">
              <w:rPr>
                <w:noProof/>
                <w:webHidden/>
              </w:rPr>
              <w:fldChar w:fldCharType="separate"/>
            </w:r>
            <w:r w:rsidR="003D3880">
              <w:rPr>
                <w:noProof/>
                <w:webHidden/>
              </w:rPr>
              <w:t>20</w:t>
            </w:r>
            <w:r w:rsidR="009E7ECE">
              <w:rPr>
                <w:noProof/>
                <w:webHidden/>
              </w:rPr>
              <w:fldChar w:fldCharType="end"/>
            </w:r>
          </w:hyperlink>
        </w:p>
        <w:p w:rsidR="003D3880" w:rsidRDefault="009E1498">
          <w:pPr>
            <w:pStyle w:val="TDC3"/>
            <w:tabs>
              <w:tab w:val="right" w:leader="dot" w:pos="8494"/>
            </w:tabs>
            <w:rPr>
              <w:rFonts w:eastAsiaTheme="minorEastAsia"/>
              <w:noProof/>
              <w:lang w:eastAsia="es-ES"/>
            </w:rPr>
          </w:pPr>
          <w:hyperlink w:anchor="_Toc334728618" w:history="1">
            <w:r w:rsidR="003D3880" w:rsidRPr="001A1DA9">
              <w:rPr>
                <w:rStyle w:val="Hipervnculo"/>
                <w:noProof/>
              </w:rPr>
              <w:t>Estructura</w:t>
            </w:r>
            <w:r w:rsidR="003D3880">
              <w:rPr>
                <w:noProof/>
                <w:webHidden/>
              </w:rPr>
              <w:tab/>
            </w:r>
            <w:r w:rsidR="009E7ECE">
              <w:rPr>
                <w:noProof/>
                <w:webHidden/>
              </w:rPr>
              <w:fldChar w:fldCharType="begin"/>
            </w:r>
            <w:r w:rsidR="003D3880">
              <w:rPr>
                <w:noProof/>
                <w:webHidden/>
              </w:rPr>
              <w:instrText xml:space="preserve"> PAGEREF _Toc334728618 \h </w:instrText>
            </w:r>
            <w:r w:rsidR="009E7ECE">
              <w:rPr>
                <w:noProof/>
                <w:webHidden/>
              </w:rPr>
            </w:r>
            <w:r w:rsidR="009E7ECE">
              <w:rPr>
                <w:noProof/>
                <w:webHidden/>
              </w:rPr>
              <w:fldChar w:fldCharType="separate"/>
            </w:r>
            <w:r w:rsidR="003D3880">
              <w:rPr>
                <w:noProof/>
                <w:webHidden/>
              </w:rPr>
              <w:t>21</w:t>
            </w:r>
            <w:r w:rsidR="009E7ECE">
              <w:rPr>
                <w:noProof/>
                <w:webHidden/>
              </w:rPr>
              <w:fldChar w:fldCharType="end"/>
            </w:r>
          </w:hyperlink>
        </w:p>
        <w:p w:rsidR="003D3880" w:rsidRDefault="009E1498">
          <w:pPr>
            <w:pStyle w:val="TDC3"/>
            <w:tabs>
              <w:tab w:val="right" w:leader="dot" w:pos="8494"/>
            </w:tabs>
            <w:rPr>
              <w:rFonts w:eastAsiaTheme="minorEastAsia"/>
              <w:noProof/>
              <w:lang w:eastAsia="es-ES"/>
            </w:rPr>
          </w:pPr>
          <w:hyperlink w:anchor="_Toc334728619" w:history="1">
            <w:r w:rsidR="003D3880" w:rsidRPr="001A1DA9">
              <w:rPr>
                <w:rStyle w:val="Hipervnculo"/>
                <w:noProof/>
              </w:rPr>
              <w:t>Funcionamiento del algoritmo</w:t>
            </w:r>
            <w:r w:rsidR="003D3880">
              <w:rPr>
                <w:noProof/>
                <w:webHidden/>
              </w:rPr>
              <w:tab/>
            </w:r>
            <w:r w:rsidR="009E7ECE">
              <w:rPr>
                <w:noProof/>
                <w:webHidden/>
              </w:rPr>
              <w:fldChar w:fldCharType="begin"/>
            </w:r>
            <w:r w:rsidR="003D3880">
              <w:rPr>
                <w:noProof/>
                <w:webHidden/>
              </w:rPr>
              <w:instrText xml:space="preserve"> PAGEREF _Toc334728619 \h </w:instrText>
            </w:r>
            <w:r w:rsidR="009E7ECE">
              <w:rPr>
                <w:noProof/>
                <w:webHidden/>
              </w:rPr>
            </w:r>
            <w:r w:rsidR="009E7ECE">
              <w:rPr>
                <w:noProof/>
                <w:webHidden/>
              </w:rPr>
              <w:fldChar w:fldCharType="separate"/>
            </w:r>
            <w:r w:rsidR="003D3880">
              <w:rPr>
                <w:noProof/>
                <w:webHidden/>
              </w:rPr>
              <w:t>25</w:t>
            </w:r>
            <w:r w:rsidR="009E7ECE">
              <w:rPr>
                <w:noProof/>
                <w:webHidden/>
              </w:rPr>
              <w:fldChar w:fldCharType="end"/>
            </w:r>
          </w:hyperlink>
        </w:p>
        <w:p w:rsidR="003D3880" w:rsidRDefault="009E1498">
          <w:pPr>
            <w:pStyle w:val="TDC2"/>
            <w:tabs>
              <w:tab w:val="left" w:pos="660"/>
              <w:tab w:val="right" w:leader="dot" w:pos="8494"/>
            </w:tabs>
            <w:rPr>
              <w:rFonts w:eastAsiaTheme="minorEastAsia"/>
              <w:noProof/>
              <w:lang w:eastAsia="es-ES"/>
            </w:rPr>
          </w:pPr>
          <w:hyperlink w:anchor="_Toc334728620" w:history="1">
            <w:r w:rsidR="003D3880" w:rsidRPr="001A1DA9">
              <w:rPr>
                <w:rStyle w:val="Hipervnculo"/>
                <w:noProof/>
              </w:rPr>
              <w:t>4.</w:t>
            </w:r>
            <w:r w:rsidR="003D3880">
              <w:rPr>
                <w:rFonts w:eastAsiaTheme="minorEastAsia"/>
                <w:noProof/>
                <w:lang w:eastAsia="es-ES"/>
              </w:rPr>
              <w:tab/>
            </w:r>
            <w:r w:rsidR="003D3880" w:rsidRPr="001A1DA9">
              <w:rPr>
                <w:rStyle w:val="Hipervnculo"/>
                <w:noProof/>
              </w:rPr>
              <w:t>Efectos y parte gráfica</w:t>
            </w:r>
            <w:r w:rsidR="003D3880">
              <w:rPr>
                <w:noProof/>
                <w:webHidden/>
              </w:rPr>
              <w:tab/>
            </w:r>
            <w:r w:rsidR="009E7ECE">
              <w:rPr>
                <w:noProof/>
                <w:webHidden/>
              </w:rPr>
              <w:fldChar w:fldCharType="begin"/>
            </w:r>
            <w:r w:rsidR="003D3880">
              <w:rPr>
                <w:noProof/>
                <w:webHidden/>
              </w:rPr>
              <w:instrText xml:space="preserve"> PAGEREF _Toc334728620 \h </w:instrText>
            </w:r>
            <w:r w:rsidR="009E7ECE">
              <w:rPr>
                <w:noProof/>
                <w:webHidden/>
              </w:rPr>
            </w:r>
            <w:r w:rsidR="009E7ECE">
              <w:rPr>
                <w:noProof/>
                <w:webHidden/>
              </w:rPr>
              <w:fldChar w:fldCharType="separate"/>
            </w:r>
            <w:r w:rsidR="003D3880">
              <w:rPr>
                <w:noProof/>
                <w:webHidden/>
              </w:rPr>
              <w:t>27</w:t>
            </w:r>
            <w:r w:rsidR="009E7ECE">
              <w:rPr>
                <w:noProof/>
                <w:webHidden/>
              </w:rPr>
              <w:fldChar w:fldCharType="end"/>
            </w:r>
          </w:hyperlink>
        </w:p>
        <w:p w:rsidR="003D3880" w:rsidRDefault="009E1498">
          <w:pPr>
            <w:pStyle w:val="TDC3"/>
            <w:tabs>
              <w:tab w:val="right" w:leader="dot" w:pos="8494"/>
            </w:tabs>
            <w:rPr>
              <w:rFonts w:eastAsiaTheme="minorEastAsia"/>
              <w:noProof/>
              <w:lang w:eastAsia="es-ES"/>
            </w:rPr>
          </w:pPr>
          <w:hyperlink w:anchor="_Toc334728621" w:history="1">
            <w:r w:rsidR="003D3880" w:rsidRPr="001A1DA9">
              <w:rPr>
                <w:rStyle w:val="Hipervnculo"/>
                <w:noProof/>
              </w:rPr>
              <w:t>Introducción</w:t>
            </w:r>
            <w:r w:rsidR="003D3880">
              <w:rPr>
                <w:noProof/>
                <w:webHidden/>
              </w:rPr>
              <w:tab/>
            </w:r>
            <w:r w:rsidR="009E7ECE">
              <w:rPr>
                <w:noProof/>
                <w:webHidden/>
              </w:rPr>
              <w:fldChar w:fldCharType="begin"/>
            </w:r>
            <w:r w:rsidR="003D3880">
              <w:rPr>
                <w:noProof/>
                <w:webHidden/>
              </w:rPr>
              <w:instrText xml:space="preserve"> PAGEREF _Toc334728621 \h </w:instrText>
            </w:r>
            <w:r w:rsidR="009E7ECE">
              <w:rPr>
                <w:noProof/>
                <w:webHidden/>
              </w:rPr>
            </w:r>
            <w:r w:rsidR="009E7ECE">
              <w:rPr>
                <w:noProof/>
                <w:webHidden/>
              </w:rPr>
              <w:fldChar w:fldCharType="separate"/>
            </w:r>
            <w:r w:rsidR="003D3880">
              <w:rPr>
                <w:noProof/>
                <w:webHidden/>
              </w:rPr>
              <w:t>27</w:t>
            </w:r>
            <w:r w:rsidR="009E7ECE">
              <w:rPr>
                <w:noProof/>
                <w:webHidden/>
              </w:rPr>
              <w:fldChar w:fldCharType="end"/>
            </w:r>
          </w:hyperlink>
        </w:p>
        <w:p w:rsidR="003D3880" w:rsidRDefault="009E1498">
          <w:pPr>
            <w:pStyle w:val="TDC3"/>
            <w:tabs>
              <w:tab w:val="right" w:leader="dot" w:pos="8494"/>
            </w:tabs>
            <w:rPr>
              <w:rFonts w:eastAsiaTheme="minorEastAsia"/>
              <w:noProof/>
              <w:lang w:eastAsia="es-ES"/>
            </w:rPr>
          </w:pPr>
          <w:hyperlink w:anchor="_Toc334728622" w:history="1">
            <w:r w:rsidR="003D3880" w:rsidRPr="001A1DA9">
              <w:rPr>
                <w:rStyle w:val="Hipervnculo"/>
                <w:noProof/>
              </w:rPr>
              <w:t>Construyendo un modelo 3D</w:t>
            </w:r>
            <w:r w:rsidR="003D3880">
              <w:rPr>
                <w:noProof/>
                <w:webHidden/>
              </w:rPr>
              <w:tab/>
            </w:r>
            <w:r w:rsidR="009E7ECE">
              <w:rPr>
                <w:noProof/>
                <w:webHidden/>
              </w:rPr>
              <w:fldChar w:fldCharType="begin"/>
            </w:r>
            <w:r w:rsidR="003D3880">
              <w:rPr>
                <w:noProof/>
                <w:webHidden/>
              </w:rPr>
              <w:instrText xml:space="preserve"> PAGEREF _Toc334728622 \h </w:instrText>
            </w:r>
            <w:r w:rsidR="009E7ECE">
              <w:rPr>
                <w:noProof/>
                <w:webHidden/>
              </w:rPr>
            </w:r>
            <w:r w:rsidR="009E7ECE">
              <w:rPr>
                <w:noProof/>
                <w:webHidden/>
              </w:rPr>
              <w:fldChar w:fldCharType="separate"/>
            </w:r>
            <w:r w:rsidR="003D3880">
              <w:rPr>
                <w:noProof/>
                <w:webHidden/>
              </w:rPr>
              <w:t>32</w:t>
            </w:r>
            <w:r w:rsidR="009E7ECE">
              <w:rPr>
                <w:noProof/>
                <w:webHidden/>
              </w:rPr>
              <w:fldChar w:fldCharType="end"/>
            </w:r>
          </w:hyperlink>
        </w:p>
        <w:p w:rsidR="003D3880" w:rsidRDefault="009E1498">
          <w:pPr>
            <w:pStyle w:val="TDC3"/>
            <w:tabs>
              <w:tab w:val="right" w:leader="dot" w:pos="8494"/>
            </w:tabs>
            <w:rPr>
              <w:rFonts w:eastAsiaTheme="minorEastAsia"/>
              <w:noProof/>
              <w:lang w:eastAsia="es-ES"/>
            </w:rPr>
          </w:pPr>
          <w:hyperlink w:anchor="_Toc334728623" w:history="1">
            <w:r w:rsidR="003D3880" w:rsidRPr="001A1DA9">
              <w:rPr>
                <w:rStyle w:val="Hipervnculo"/>
                <w:noProof/>
              </w:rPr>
              <w:t>Shaders</w:t>
            </w:r>
            <w:r w:rsidR="003D3880">
              <w:rPr>
                <w:noProof/>
                <w:webHidden/>
              </w:rPr>
              <w:tab/>
            </w:r>
            <w:r w:rsidR="009E7ECE">
              <w:rPr>
                <w:noProof/>
                <w:webHidden/>
              </w:rPr>
              <w:fldChar w:fldCharType="begin"/>
            </w:r>
            <w:r w:rsidR="003D3880">
              <w:rPr>
                <w:noProof/>
                <w:webHidden/>
              </w:rPr>
              <w:instrText xml:space="preserve"> PAGEREF _Toc334728623 \h </w:instrText>
            </w:r>
            <w:r w:rsidR="009E7ECE">
              <w:rPr>
                <w:noProof/>
                <w:webHidden/>
              </w:rPr>
            </w:r>
            <w:r w:rsidR="009E7ECE">
              <w:rPr>
                <w:noProof/>
                <w:webHidden/>
              </w:rPr>
              <w:fldChar w:fldCharType="separate"/>
            </w:r>
            <w:r w:rsidR="003D3880">
              <w:rPr>
                <w:noProof/>
                <w:webHidden/>
              </w:rPr>
              <w:t>32</w:t>
            </w:r>
            <w:r w:rsidR="009E7ECE">
              <w:rPr>
                <w:noProof/>
                <w:webHidden/>
              </w:rPr>
              <w:fldChar w:fldCharType="end"/>
            </w:r>
          </w:hyperlink>
        </w:p>
        <w:p w:rsidR="003D3880" w:rsidRDefault="009E1498">
          <w:pPr>
            <w:pStyle w:val="TDC3"/>
            <w:tabs>
              <w:tab w:val="right" w:leader="dot" w:pos="8494"/>
            </w:tabs>
            <w:rPr>
              <w:rFonts w:eastAsiaTheme="minorEastAsia"/>
              <w:noProof/>
              <w:lang w:eastAsia="es-ES"/>
            </w:rPr>
          </w:pPr>
          <w:hyperlink w:anchor="_Toc334728624" w:history="1">
            <w:r w:rsidR="003D3880" w:rsidRPr="001A1DA9">
              <w:rPr>
                <w:rStyle w:val="Hipervnculo"/>
                <w:noProof/>
              </w:rPr>
              <w:t>Animaciones y Efectos de Partículas</w:t>
            </w:r>
            <w:r w:rsidR="003D3880">
              <w:rPr>
                <w:noProof/>
                <w:webHidden/>
              </w:rPr>
              <w:tab/>
            </w:r>
            <w:r w:rsidR="009E7ECE">
              <w:rPr>
                <w:noProof/>
                <w:webHidden/>
              </w:rPr>
              <w:fldChar w:fldCharType="begin"/>
            </w:r>
            <w:r w:rsidR="003D3880">
              <w:rPr>
                <w:noProof/>
                <w:webHidden/>
              </w:rPr>
              <w:instrText xml:space="preserve"> PAGEREF _Toc334728624 \h </w:instrText>
            </w:r>
            <w:r w:rsidR="009E7ECE">
              <w:rPr>
                <w:noProof/>
                <w:webHidden/>
              </w:rPr>
            </w:r>
            <w:r w:rsidR="009E7ECE">
              <w:rPr>
                <w:noProof/>
                <w:webHidden/>
              </w:rPr>
              <w:fldChar w:fldCharType="separate"/>
            </w:r>
            <w:r w:rsidR="003D3880">
              <w:rPr>
                <w:noProof/>
                <w:webHidden/>
              </w:rPr>
              <w:t>39</w:t>
            </w:r>
            <w:r w:rsidR="009E7ECE">
              <w:rPr>
                <w:noProof/>
                <w:webHidden/>
              </w:rPr>
              <w:fldChar w:fldCharType="end"/>
            </w:r>
          </w:hyperlink>
        </w:p>
        <w:p w:rsidR="003D3880" w:rsidRDefault="009E1498">
          <w:pPr>
            <w:pStyle w:val="TDC3"/>
            <w:tabs>
              <w:tab w:val="right" w:leader="dot" w:pos="8494"/>
            </w:tabs>
            <w:rPr>
              <w:rFonts w:eastAsiaTheme="minorEastAsia"/>
              <w:noProof/>
              <w:lang w:eastAsia="es-ES"/>
            </w:rPr>
          </w:pPr>
          <w:hyperlink w:anchor="_Toc334728625" w:history="1">
            <w:r w:rsidR="003D3880" w:rsidRPr="001A1DA9">
              <w:rPr>
                <w:rStyle w:val="Hipervnculo"/>
                <w:noProof/>
              </w:rPr>
              <w:t>Interfaz</w:t>
            </w:r>
            <w:r w:rsidR="003D3880">
              <w:rPr>
                <w:noProof/>
                <w:webHidden/>
              </w:rPr>
              <w:tab/>
            </w:r>
            <w:r w:rsidR="009E7ECE">
              <w:rPr>
                <w:noProof/>
                <w:webHidden/>
              </w:rPr>
              <w:fldChar w:fldCharType="begin"/>
            </w:r>
            <w:r w:rsidR="003D3880">
              <w:rPr>
                <w:noProof/>
                <w:webHidden/>
              </w:rPr>
              <w:instrText xml:space="preserve"> PAGEREF _Toc334728625 \h </w:instrText>
            </w:r>
            <w:r w:rsidR="009E7ECE">
              <w:rPr>
                <w:noProof/>
                <w:webHidden/>
              </w:rPr>
            </w:r>
            <w:r w:rsidR="009E7ECE">
              <w:rPr>
                <w:noProof/>
                <w:webHidden/>
              </w:rPr>
              <w:fldChar w:fldCharType="separate"/>
            </w:r>
            <w:r w:rsidR="003D3880">
              <w:rPr>
                <w:noProof/>
                <w:webHidden/>
              </w:rPr>
              <w:t>40</w:t>
            </w:r>
            <w:r w:rsidR="009E7ECE">
              <w:rPr>
                <w:noProof/>
                <w:webHidden/>
              </w:rPr>
              <w:fldChar w:fldCharType="end"/>
            </w:r>
          </w:hyperlink>
        </w:p>
        <w:p w:rsidR="003D3880" w:rsidRDefault="009E1498">
          <w:pPr>
            <w:pStyle w:val="TDC2"/>
            <w:tabs>
              <w:tab w:val="left" w:pos="660"/>
              <w:tab w:val="right" w:leader="dot" w:pos="8494"/>
            </w:tabs>
            <w:rPr>
              <w:rFonts w:eastAsiaTheme="minorEastAsia"/>
              <w:noProof/>
              <w:lang w:eastAsia="es-ES"/>
            </w:rPr>
          </w:pPr>
          <w:hyperlink w:anchor="_Toc334728626" w:history="1">
            <w:r w:rsidR="003D3880" w:rsidRPr="001A1DA9">
              <w:rPr>
                <w:rStyle w:val="Hipervnculo"/>
                <w:noProof/>
              </w:rPr>
              <w:t>5.</w:t>
            </w:r>
            <w:r w:rsidR="003D3880">
              <w:rPr>
                <w:rFonts w:eastAsiaTheme="minorEastAsia"/>
                <w:noProof/>
                <w:lang w:eastAsia="es-ES"/>
              </w:rPr>
              <w:tab/>
            </w:r>
            <w:r w:rsidR="003D3880" w:rsidRPr="001A1DA9">
              <w:rPr>
                <w:rStyle w:val="Hipervnculo"/>
                <w:noProof/>
              </w:rPr>
              <w:t>Estructura y resto de funciones</w:t>
            </w:r>
            <w:r w:rsidR="003D3880">
              <w:rPr>
                <w:noProof/>
                <w:webHidden/>
              </w:rPr>
              <w:tab/>
            </w:r>
            <w:r w:rsidR="009E7ECE">
              <w:rPr>
                <w:noProof/>
                <w:webHidden/>
              </w:rPr>
              <w:fldChar w:fldCharType="begin"/>
            </w:r>
            <w:r w:rsidR="003D3880">
              <w:rPr>
                <w:noProof/>
                <w:webHidden/>
              </w:rPr>
              <w:instrText xml:space="preserve"> PAGEREF _Toc334728626 \h </w:instrText>
            </w:r>
            <w:r w:rsidR="009E7ECE">
              <w:rPr>
                <w:noProof/>
                <w:webHidden/>
              </w:rPr>
            </w:r>
            <w:r w:rsidR="009E7ECE">
              <w:rPr>
                <w:noProof/>
                <w:webHidden/>
              </w:rPr>
              <w:fldChar w:fldCharType="separate"/>
            </w:r>
            <w:r w:rsidR="003D3880">
              <w:rPr>
                <w:noProof/>
                <w:webHidden/>
              </w:rPr>
              <w:t>41</w:t>
            </w:r>
            <w:r w:rsidR="009E7ECE">
              <w:rPr>
                <w:noProof/>
                <w:webHidden/>
              </w:rPr>
              <w:fldChar w:fldCharType="end"/>
            </w:r>
          </w:hyperlink>
        </w:p>
        <w:p w:rsidR="003D3880" w:rsidRDefault="009E1498">
          <w:pPr>
            <w:pStyle w:val="TDC1"/>
            <w:tabs>
              <w:tab w:val="left" w:pos="440"/>
              <w:tab w:val="right" w:leader="dot" w:pos="8494"/>
            </w:tabs>
            <w:rPr>
              <w:rFonts w:eastAsiaTheme="minorEastAsia"/>
              <w:noProof/>
              <w:lang w:eastAsia="es-ES"/>
            </w:rPr>
          </w:pPr>
          <w:hyperlink w:anchor="_Toc334728627" w:history="1">
            <w:r w:rsidR="003D3880" w:rsidRPr="001A1DA9">
              <w:rPr>
                <w:rStyle w:val="Hipervnculo"/>
                <w:noProof/>
              </w:rPr>
              <w:t>4.</w:t>
            </w:r>
            <w:r w:rsidR="003D3880">
              <w:rPr>
                <w:rFonts w:eastAsiaTheme="minorEastAsia"/>
                <w:noProof/>
                <w:lang w:eastAsia="es-ES"/>
              </w:rPr>
              <w:tab/>
            </w:r>
            <w:r w:rsidR="003D3880" w:rsidRPr="001A1DA9">
              <w:rPr>
                <w:rStyle w:val="Hipervnculo"/>
                <w:noProof/>
              </w:rPr>
              <w:t>Pruebas</w:t>
            </w:r>
            <w:r w:rsidR="003D3880">
              <w:rPr>
                <w:noProof/>
                <w:webHidden/>
              </w:rPr>
              <w:tab/>
            </w:r>
            <w:r w:rsidR="009E7ECE">
              <w:rPr>
                <w:noProof/>
                <w:webHidden/>
              </w:rPr>
              <w:fldChar w:fldCharType="begin"/>
            </w:r>
            <w:r w:rsidR="003D3880">
              <w:rPr>
                <w:noProof/>
                <w:webHidden/>
              </w:rPr>
              <w:instrText xml:space="preserve"> PAGEREF _Toc334728627 \h </w:instrText>
            </w:r>
            <w:r w:rsidR="009E7ECE">
              <w:rPr>
                <w:noProof/>
                <w:webHidden/>
              </w:rPr>
            </w:r>
            <w:r w:rsidR="009E7ECE">
              <w:rPr>
                <w:noProof/>
                <w:webHidden/>
              </w:rPr>
              <w:fldChar w:fldCharType="separate"/>
            </w:r>
            <w:r w:rsidR="003D3880">
              <w:rPr>
                <w:noProof/>
                <w:webHidden/>
              </w:rPr>
              <w:t>42</w:t>
            </w:r>
            <w:r w:rsidR="009E7ECE">
              <w:rPr>
                <w:noProof/>
                <w:webHidden/>
              </w:rPr>
              <w:fldChar w:fldCharType="end"/>
            </w:r>
          </w:hyperlink>
        </w:p>
        <w:p w:rsidR="003D3880" w:rsidRDefault="009E1498">
          <w:pPr>
            <w:pStyle w:val="TDC2"/>
            <w:tabs>
              <w:tab w:val="right" w:leader="dot" w:pos="8494"/>
            </w:tabs>
            <w:rPr>
              <w:rFonts w:eastAsiaTheme="minorEastAsia"/>
              <w:noProof/>
              <w:lang w:eastAsia="es-ES"/>
            </w:rPr>
          </w:pPr>
          <w:hyperlink w:anchor="_Toc334728628" w:history="1">
            <w:r w:rsidR="003D3880" w:rsidRPr="001A1DA9">
              <w:rPr>
                <w:rStyle w:val="Hipervnculo"/>
                <w:noProof/>
              </w:rPr>
              <w:t>Introducción</w:t>
            </w:r>
            <w:r w:rsidR="003D3880">
              <w:rPr>
                <w:noProof/>
                <w:webHidden/>
              </w:rPr>
              <w:tab/>
            </w:r>
            <w:r w:rsidR="009E7ECE">
              <w:rPr>
                <w:noProof/>
                <w:webHidden/>
              </w:rPr>
              <w:fldChar w:fldCharType="begin"/>
            </w:r>
            <w:r w:rsidR="003D3880">
              <w:rPr>
                <w:noProof/>
                <w:webHidden/>
              </w:rPr>
              <w:instrText xml:space="preserve"> PAGEREF _Toc334728628 \h </w:instrText>
            </w:r>
            <w:r w:rsidR="009E7ECE">
              <w:rPr>
                <w:noProof/>
                <w:webHidden/>
              </w:rPr>
            </w:r>
            <w:r w:rsidR="009E7ECE">
              <w:rPr>
                <w:noProof/>
                <w:webHidden/>
              </w:rPr>
              <w:fldChar w:fldCharType="separate"/>
            </w:r>
            <w:r w:rsidR="003D3880">
              <w:rPr>
                <w:noProof/>
                <w:webHidden/>
              </w:rPr>
              <w:t>42</w:t>
            </w:r>
            <w:r w:rsidR="009E7ECE">
              <w:rPr>
                <w:noProof/>
                <w:webHidden/>
              </w:rPr>
              <w:fldChar w:fldCharType="end"/>
            </w:r>
          </w:hyperlink>
        </w:p>
        <w:p w:rsidR="003D3880" w:rsidRDefault="009E1498">
          <w:pPr>
            <w:pStyle w:val="TDC2"/>
            <w:tabs>
              <w:tab w:val="right" w:leader="dot" w:pos="8494"/>
            </w:tabs>
            <w:rPr>
              <w:rFonts w:eastAsiaTheme="minorEastAsia"/>
              <w:noProof/>
              <w:lang w:eastAsia="es-ES"/>
            </w:rPr>
          </w:pPr>
          <w:hyperlink w:anchor="_Toc334728629" w:history="1">
            <w:r w:rsidR="003D3880" w:rsidRPr="001A1DA9">
              <w:rPr>
                <w:rStyle w:val="Hipervnculo"/>
                <w:noProof/>
              </w:rPr>
              <w:t>Pruebas realizadas</w:t>
            </w:r>
            <w:r w:rsidR="003D3880">
              <w:rPr>
                <w:noProof/>
                <w:webHidden/>
              </w:rPr>
              <w:tab/>
            </w:r>
            <w:r w:rsidR="009E7ECE">
              <w:rPr>
                <w:noProof/>
                <w:webHidden/>
              </w:rPr>
              <w:fldChar w:fldCharType="begin"/>
            </w:r>
            <w:r w:rsidR="003D3880">
              <w:rPr>
                <w:noProof/>
                <w:webHidden/>
              </w:rPr>
              <w:instrText xml:space="preserve"> PAGEREF _Toc334728629 \h </w:instrText>
            </w:r>
            <w:r w:rsidR="009E7ECE">
              <w:rPr>
                <w:noProof/>
                <w:webHidden/>
              </w:rPr>
            </w:r>
            <w:r w:rsidR="009E7ECE">
              <w:rPr>
                <w:noProof/>
                <w:webHidden/>
              </w:rPr>
              <w:fldChar w:fldCharType="separate"/>
            </w:r>
            <w:r w:rsidR="003D3880">
              <w:rPr>
                <w:noProof/>
                <w:webHidden/>
              </w:rPr>
              <w:t>42</w:t>
            </w:r>
            <w:r w:rsidR="009E7ECE">
              <w:rPr>
                <w:noProof/>
                <w:webHidden/>
              </w:rPr>
              <w:fldChar w:fldCharType="end"/>
            </w:r>
          </w:hyperlink>
        </w:p>
        <w:p w:rsidR="003D3880" w:rsidRDefault="009E1498">
          <w:pPr>
            <w:pStyle w:val="TDC1"/>
            <w:tabs>
              <w:tab w:val="left" w:pos="440"/>
              <w:tab w:val="right" w:leader="dot" w:pos="8494"/>
            </w:tabs>
            <w:rPr>
              <w:rFonts w:eastAsiaTheme="minorEastAsia"/>
              <w:noProof/>
              <w:lang w:eastAsia="es-ES"/>
            </w:rPr>
          </w:pPr>
          <w:hyperlink w:anchor="_Toc334728630" w:history="1">
            <w:r w:rsidR="003D3880" w:rsidRPr="001A1DA9">
              <w:rPr>
                <w:rStyle w:val="Hipervnculo"/>
                <w:noProof/>
              </w:rPr>
              <w:t>5.</w:t>
            </w:r>
            <w:r w:rsidR="003D3880">
              <w:rPr>
                <w:rFonts w:eastAsiaTheme="minorEastAsia"/>
                <w:noProof/>
                <w:lang w:eastAsia="es-ES"/>
              </w:rPr>
              <w:tab/>
            </w:r>
            <w:r w:rsidR="003D3880" w:rsidRPr="001A1DA9">
              <w:rPr>
                <w:rStyle w:val="Hipervnculo"/>
                <w:noProof/>
              </w:rPr>
              <w:t>Glosario</w:t>
            </w:r>
            <w:r w:rsidR="003D3880">
              <w:rPr>
                <w:noProof/>
                <w:webHidden/>
              </w:rPr>
              <w:tab/>
            </w:r>
            <w:r w:rsidR="009E7ECE">
              <w:rPr>
                <w:noProof/>
                <w:webHidden/>
              </w:rPr>
              <w:fldChar w:fldCharType="begin"/>
            </w:r>
            <w:r w:rsidR="003D3880">
              <w:rPr>
                <w:noProof/>
                <w:webHidden/>
              </w:rPr>
              <w:instrText xml:space="preserve"> PAGEREF _Toc334728630 \h </w:instrText>
            </w:r>
            <w:r w:rsidR="009E7ECE">
              <w:rPr>
                <w:noProof/>
                <w:webHidden/>
              </w:rPr>
            </w:r>
            <w:r w:rsidR="009E7ECE">
              <w:rPr>
                <w:noProof/>
                <w:webHidden/>
              </w:rPr>
              <w:fldChar w:fldCharType="separate"/>
            </w:r>
            <w:r w:rsidR="003D3880">
              <w:rPr>
                <w:noProof/>
                <w:webHidden/>
              </w:rPr>
              <w:t>45</w:t>
            </w:r>
            <w:r w:rsidR="009E7ECE">
              <w:rPr>
                <w:noProof/>
                <w:webHidden/>
              </w:rPr>
              <w:fldChar w:fldCharType="end"/>
            </w:r>
          </w:hyperlink>
        </w:p>
        <w:p w:rsidR="003D3880" w:rsidRDefault="009E1498">
          <w:pPr>
            <w:pStyle w:val="TDC1"/>
            <w:tabs>
              <w:tab w:val="left" w:pos="440"/>
              <w:tab w:val="right" w:leader="dot" w:pos="8494"/>
            </w:tabs>
            <w:rPr>
              <w:rFonts w:eastAsiaTheme="minorEastAsia"/>
              <w:noProof/>
              <w:lang w:eastAsia="es-ES"/>
            </w:rPr>
          </w:pPr>
          <w:hyperlink w:anchor="_Toc334728631" w:history="1">
            <w:r w:rsidR="003D3880" w:rsidRPr="001A1DA9">
              <w:rPr>
                <w:rStyle w:val="Hipervnculo"/>
                <w:noProof/>
              </w:rPr>
              <w:t>6.</w:t>
            </w:r>
            <w:r w:rsidR="003D3880">
              <w:rPr>
                <w:rFonts w:eastAsiaTheme="minorEastAsia"/>
                <w:noProof/>
                <w:lang w:eastAsia="es-ES"/>
              </w:rPr>
              <w:tab/>
            </w:r>
            <w:r w:rsidR="003D3880" w:rsidRPr="001A1DA9">
              <w:rPr>
                <w:rStyle w:val="Hipervnculo"/>
                <w:noProof/>
              </w:rPr>
              <w:t>Referencias</w:t>
            </w:r>
            <w:r w:rsidR="003D3880">
              <w:rPr>
                <w:noProof/>
                <w:webHidden/>
              </w:rPr>
              <w:tab/>
            </w:r>
            <w:r w:rsidR="009E7ECE">
              <w:rPr>
                <w:noProof/>
                <w:webHidden/>
              </w:rPr>
              <w:fldChar w:fldCharType="begin"/>
            </w:r>
            <w:r w:rsidR="003D3880">
              <w:rPr>
                <w:noProof/>
                <w:webHidden/>
              </w:rPr>
              <w:instrText xml:space="preserve"> PAGEREF _Toc334728631 \h </w:instrText>
            </w:r>
            <w:r w:rsidR="009E7ECE">
              <w:rPr>
                <w:noProof/>
                <w:webHidden/>
              </w:rPr>
            </w:r>
            <w:r w:rsidR="009E7ECE">
              <w:rPr>
                <w:noProof/>
                <w:webHidden/>
              </w:rPr>
              <w:fldChar w:fldCharType="separate"/>
            </w:r>
            <w:r w:rsidR="003D3880">
              <w:rPr>
                <w:noProof/>
                <w:webHidden/>
              </w:rPr>
              <w:t>46</w:t>
            </w:r>
            <w:r w:rsidR="009E7ECE">
              <w:rPr>
                <w:noProof/>
                <w:webHidden/>
              </w:rPr>
              <w:fldChar w:fldCharType="end"/>
            </w:r>
          </w:hyperlink>
        </w:p>
        <w:p w:rsidR="00E55754" w:rsidRDefault="009E7ECE">
          <w:r>
            <w:fldChar w:fldCharType="end"/>
          </w:r>
        </w:p>
      </w:sdtContent>
    </w:sdt>
    <w:p w:rsidR="000A0F82" w:rsidRDefault="000A0F82">
      <w:r>
        <w:br w:type="page"/>
      </w:r>
    </w:p>
    <w:p w:rsidR="004260EE" w:rsidRDefault="00D64FD3" w:rsidP="007C00E4">
      <w:pPr>
        <w:pStyle w:val="Ttulo1"/>
      </w:pPr>
      <w:bookmarkStart w:id="0" w:name="_Toc334584250"/>
      <w:bookmarkStart w:id="1" w:name="_Toc334658900"/>
      <w:bookmarkStart w:id="2" w:name="_Toc334685610"/>
      <w:bookmarkStart w:id="3" w:name="_Toc334728605"/>
      <w:r>
        <w:lastRenderedPageBreak/>
        <w:t>Visión</w:t>
      </w:r>
      <w:bookmarkEnd w:id="0"/>
      <w:bookmarkEnd w:id="1"/>
      <w:bookmarkEnd w:id="2"/>
      <w:bookmarkEnd w:id="3"/>
    </w:p>
    <w:p w:rsidR="00B54D84" w:rsidRDefault="00B54D84" w:rsidP="00B54D84">
      <w:pPr>
        <w:pStyle w:val="Ttulo2"/>
        <w:numPr>
          <w:ilvl w:val="0"/>
          <w:numId w:val="3"/>
        </w:numPr>
      </w:pPr>
      <w:bookmarkStart w:id="4" w:name="_Toc334658901"/>
      <w:bookmarkStart w:id="5" w:name="_Toc334685611"/>
      <w:bookmarkStart w:id="6" w:name="_Toc334728606"/>
      <w:r>
        <w:t>Introducción</w:t>
      </w:r>
      <w:bookmarkEnd w:id="4"/>
      <w:bookmarkEnd w:id="5"/>
      <w:bookmarkEnd w:id="6"/>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3A3FF0">
        <w:t xml:space="preserve"> </w:t>
      </w:r>
      <w:r w:rsidR="000F4B1C">
        <w:t>F</w:t>
      </w:r>
      <w:r>
        <w:t xml:space="preserve">inalmente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Unity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incertidumbre </w:t>
      </w:r>
      <w:r w:rsidR="00227844">
        <w:t>inicial</w:t>
      </w:r>
      <w:r>
        <w:t>, el proyecto “</w:t>
      </w:r>
      <w:proofErr w:type="spellStart"/>
      <w:r>
        <w:t>Terraform</w:t>
      </w:r>
      <w:proofErr w:type="spellEnd"/>
      <w:r>
        <w:t xml:space="preserve">” se encuentra ya completado, y a lo largo de este documento detallaremos </w:t>
      </w:r>
      <w:r w:rsidR="00227844">
        <w:t>su</w:t>
      </w:r>
      <w:r>
        <w:t xml:space="preserve">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7" w:name="_Toc334584251"/>
      <w:bookmarkStart w:id="8" w:name="_Toc334658902"/>
      <w:bookmarkStart w:id="9" w:name="_Toc334685612"/>
      <w:bookmarkStart w:id="10" w:name="_Toc334728607"/>
      <w:r>
        <w:lastRenderedPageBreak/>
        <w:t>Objetivos</w:t>
      </w:r>
      <w:r w:rsidR="007C00E4">
        <w:t xml:space="preserve"> y requisitos</w:t>
      </w:r>
      <w:bookmarkEnd w:id="7"/>
      <w:bookmarkEnd w:id="8"/>
      <w:bookmarkEnd w:id="9"/>
      <w:bookmarkEnd w:id="10"/>
    </w:p>
    <w:p w:rsidR="00841C80" w:rsidRPr="00841C80" w:rsidRDefault="00841C80" w:rsidP="00841C80"/>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r w:rsidR="00056D75">
        <w:t>Development</w:t>
      </w:r>
      <w:proofErr w:type="spellEnd"/>
      <w:r w:rsidR="00056D75">
        <w:t xml:space="preserve"> Kit</w:t>
      </w:r>
      <w:r w:rsidR="003A3FF0">
        <w:t>”</w:t>
      </w:r>
      <w:r w:rsidR="003A3FF0" w:rsidRPr="00170F98">
        <w:rPr>
          <w:vertAlign w:val="subscript"/>
        </w:rPr>
        <w:t xml:space="preserve"> [</w:t>
      </w:r>
      <w:r w:rsidR="00170F98" w:rsidRPr="00170F98">
        <w:rPr>
          <w:vertAlign w:val="subscript"/>
        </w:rPr>
        <w:t>r4]</w:t>
      </w:r>
      <w:r w:rsidR="00170F98">
        <w:t>,</w:t>
      </w:r>
      <w:r>
        <w:t xml:space="preserve"> “</w:t>
      </w:r>
      <w:proofErr w:type="spellStart"/>
      <w:r>
        <w:t>CryEngine</w:t>
      </w:r>
      <w:proofErr w:type="spellEnd"/>
      <w:r>
        <w:t xml:space="preserve"> 3</w:t>
      </w:r>
      <w:r w:rsidR="003A3FF0">
        <w:t>”</w:t>
      </w:r>
      <w:r w:rsidR="003A3FF0" w:rsidRPr="00170F98">
        <w:rPr>
          <w:vertAlign w:val="subscript"/>
        </w:rPr>
        <w:t xml:space="preserve"> [</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w:t>
      </w:r>
      <w:proofErr w:type="spellStart"/>
      <w:r w:rsidR="00170F98">
        <w:t>Unity</w:t>
      </w:r>
      <w:proofErr w:type="spellEnd"/>
      <w:r w:rsidR="00170F98">
        <w:t xml:space="preserve">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Estos motores tienen como puntos fuertes el hecho de ser motores ya asentados en el mercado, que se han utilizado para desarrollos comerciales de éxito y el ser accesibles gratuitamente. Nos decantamos por Unity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Entre los juegos creados con Unity se encuentran entre otros títulos como “</w:t>
      </w:r>
      <w:proofErr w:type="spellStart"/>
      <w:r>
        <w:t>Shadowgun</w:t>
      </w:r>
      <w:proofErr w:type="spellEnd"/>
      <w:r>
        <w:t>”, “</w:t>
      </w:r>
      <w:proofErr w:type="spellStart"/>
      <w:r>
        <w:t>Rochard</w:t>
      </w:r>
      <w:proofErr w:type="spellEnd"/>
      <w:r>
        <w:t>”, “</w:t>
      </w:r>
      <w:proofErr w:type="spellStart"/>
      <w:r>
        <w:t>BattlestarGallactica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w:t>
      </w:r>
      <w:r w:rsidR="00064DDC">
        <w:lastRenderedPageBreak/>
        <w:t>Podrán nacer, reproducirse, interactuar entre ellos o con el entorno</w:t>
      </w:r>
      <w:r w:rsidR="00D42C8E">
        <w:t xml:space="preserve"> </w:t>
      </w:r>
      <w:r w:rsidR="00064DDC">
        <w:t xml:space="preserve">o morir, </w:t>
      </w:r>
      <w:r w:rsidRPr="0040233F">
        <w:t>pudiendo reaccionar de diversas maneras ante el mismo escenario.</w:t>
      </w:r>
      <w:r w:rsidR="00227844">
        <w:rPr>
          <w:rStyle w:val="Refdenotaalpie"/>
        </w:rPr>
        <w:footnoteReference w:id="1"/>
      </w:r>
    </w:p>
    <w:p w:rsidR="0040233F" w:rsidRPr="0040233F" w:rsidRDefault="0040233F" w:rsidP="0040233F">
      <w:pPr>
        <w:numPr>
          <w:ilvl w:val="0"/>
          <w:numId w:val="13"/>
        </w:numPr>
      </w:pPr>
      <w:r w:rsidRPr="0040233F">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w:t>
      </w:r>
      <w:proofErr w:type="spellEnd"/>
      <w:r w:rsidR="003A3FF0">
        <w:t xml:space="preserve"> </w:t>
      </w:r>
      <w:proofErr w:type="spellStart"/>
      <w:r w:rsidRPr="0040233F">
        <w:t>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6A1A7B" w:rsidRDefault="006A1A7B">
      <w:r>
        <w:br w:type="page"/>
      </w:r>
    </w:p>
    <w:p w:rsidR="00D14DD6" w:rsidRDefault="00D14DD6" w:rsidP="00D14DD6">
      <w:r>
        <w:lastRenderedPageBreak/>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64FD3" w:rsidRPr="00D64FD3" w:rsidRDefault="00A96EBD" w:rsidP="00D64FD3">
      <w:r>
        <w:br w:type="page"/>
      </w:r>
    </w:p>
    <w:p w:rsidR="00D64FD3" w:rsidRDefault="00306597" w:rsidP="00D64FD3">
      <w:pPr>
        <w:pStyle w:val="Ttulo1"/>
      </w:pPr>
      <w:bookmarkStart w:id="11" w:name="_Toc334584252"/>
      <w:bookmarkStart w:id="12" w:name="_Toc334658903"/>
      <w:bookmarkStart w:id="13" w:name="_Toc334685613"/>
      <w:bookmarkStart w:id="14" w:name="_Toc334728608"/>
      <w:r>
        <w:lastRenderedPageBreak/>
        <w:t>El motor Unity 3D</w:t>
      </w:r>
      <w:bookmarkEnd w:id="11"/>
      <w:bookmarkEnd w:id="12"/>
      <w:bookmarkEnd w:id="13"/>
      <w:bookmarkEnd w:id="14"/>
    </w:p>
    <w:p w:rsidR="00306597" w:rsidRDefault="0073292C" w:rsidP="0073292C">
      <w:pPr>
        <w:pStyle w:val="Ttulo2"/>
        <w:numPr>
          <w:ilvl w:val="0"/>
          <w:numId w:val="5"/>
        </w:numPr>
      </w:pPr>
      <w:bookmarkStart w:id="15" w:name="_Toc334584253"/>
      <w:bookmarkStart w:id="16" w:name="_Toc334658904"/>
      <w:bookmarkStart w:id="17" w:name="_Toc334685614"/>
      <w:bookmarkStart w:id="18" w:name="_Toc334728609"/>
      <w:r>
        <w:t>Introducción</w:t>
      </w:r>
      <w:bookmarkEnd w:id="15"/>
      <w:bookmarkEnd w:id="16"/>
      <w:bookmarkEnd w:id="17"/>
      <w:bookmarkEnd w:id="18"/>
    </w:p>
    <w:p w:rsidR="00306597" w:rsidRDefault="00306597">
      <w:r>
        <w:t xml:space="preserve">El proyecto </w:t>
      </w:r>
      <w:proofErr w:type="spellStart"/>
      <w:r>
        <w:t>Terraform</w:t>
      </w:r>
      <w:proofErr w:type="spellEnd"/>
      <w:r>
        <w:t xml:space="preserve"> se sustenta en un motor de creación de videojuegos llamado Unity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r>
        <w:t>Unity entiende los videojuegos como un conjunto de escenas, scripts, objetos de juego y recursos interconectados entre sí:</w:t>
      </w:r>
    </w:p>
    <w:p w:rsidR="0073292C" w:rsidRDefault="0073292C" w:rsidP="0073292C">
      <w:pPr>
        <w:pStyle w:val="Prrafodelista"/>
        <w:numPr>
          <w:ilvl w:val="0"/>
          <w:numId w:val="6"/>
        </w:numPr>
      </w:pPr>
      <w:r>
        <w:t>Las escenas representan conjuntos de objetos de juego ordenados en una jerarquía específica. Son la unidad de datos más grande que puede manejar Unity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a estructura que sigue Unity</w:t>
      </w:r>
      <w:r w:rsidRPr="0073292C">
        <w:t xml:space="preserve"> comprende una jerarquía de objetos de juego (llamados GameObjects)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GameObjects, y por tanto pueden formar parte de la jerarquía de una escena. Esto significa que pueden ser guardados y cargados junto con la escena, formando parte de un único sistema dentro de Unity orientado a proporcionar un fragmento de jugabilidad autónomo.</w:t>
      </w:r>
    </w:p>
    <w:p w:rsidR="008778D5" w:rsidRDefault="008778D5">
      <w:r>
        <w:t>Para otorgar a cada GameObject de funcionalidad y propiedades existen los componentes (“Component” en la nomenclatura de Unity).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“renderer” hará que este objeto de juego sea visible dentro del juego con la forma definida por la malla.</w:t>
      </w:r>
    </w:p>
    <w:p w:rsidR="008778D5" w:rsidRDefault="008778D5"/>
    <w:p w:rsidR="008778D5" w:rsidRDefault="008778D5">
      <w:r>
        <w:lastRenderedPageBreak/>
        <w:t>Los scripts por si mismos no son componentes válidos y por tanto no pueden añadirse como componente a un objeto de juego, pero Unity ofrece con su API la posibilidad de transformarlos en componentes mediante el siguiente procedimiento: Unity ofrece una clase llamada “MonoBehaviour”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Unity.</w:t>
      </w:r>
    </w:p>
    <w:p w:rsidR="00370157" w:rsidRDefault="00306597">
      <w:r>
        <w:t xml:space="preserve">Unity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JavaScript o </w:t>
      </w:r>
      <w:proofErr w:type="spellStart"/>
      <w:r>
        <w:t>Boo</w:t>
      </w:r>
      <w:proofErr w:type="spellEnd"/>
      <w:r>
        <w:t>, ofreciendo para todas estas opciones su propia API que</w:t>
      </w:r>
      <w:r w:rsidR="00370157">
        <w:t xml:space="preserve"> gestiona los elementos nativos. Para nuestro proyecto y </w:t>
      </w:r>
      <w:commentRangeStart w:id="19"/>
      <w:r w:rsidR="00370157">
        <w:t>por causas que se comentarán más adelante</w:t>
      </w:r>
      <w:commentRangeEnd w:id="19"/>
      <w:r w:rsidR="00370157">
        <w:rPr>
          <w:rStyle w:val="Refdecomentario"/>
        </w:rPr>
        <w:commentReference w:id="19"/>
      </w:r>
      <w:r w:rsidR="00370157">
        <w:t>, los scripts se encuentran escritos en C#.</w:t>
      </w:r>
    </w:p>
    <w:p w:rsidR="005C3149" w:rsidRDefault="005C3149">
      <w:r>
        <w:t xml:space="preserve">Para facilitar el desarrollo de proyectos grandes en los que trabajen diferentes personas simultáneamente, Unity también </w:t>
      </w:r>
      <w:proofErr w:type="gramStart"/>
      <w:r>
        <w:t>es</w:t>
      </w:r>
      <w:proofErr w:type="gramEnd"/>
      <w:r>
        <w:t xml:space="preserve">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r w:rsidR="003A3FF0">
        <w:t xml:space="preserve">gratuito </w:t>
      </w:r>
      <w:proofErr w:type="spellStart"/>
      <w:r w:rsidR="003A3FF0">
        <w:t>TortoiseSVN</w:t>
      </w:r>
      <w:proofErr w:type="spellEnd"/>
      <w:r w:rsidR="009B6C76">
        <w:t xml:space="preserve"> [r2].</w:t>
      </w:r>
    </w:p>
    <w:p w:rsidR="00210B78" w:rsidRDefault="00210B78"/>
    <w:p w:rsidR="00042B28" w:rsidRDefault="00042B28">
      <w:commentRangeStart w:id="20"/>
      <w:r>
        <w:t>TODO</w:t>
      </w:r>
      <w:commentRangeEnd w:id="20"/>
      <w:r>
        <w:rPr>
          <w:rStyle w:val="Refdecomentario"/>
        </w:rPr>
        <w:commentReference w:id="20"/>
      </w:r>
    </w:p>
    <w:p w:rsidR="00042B28" w:rsidRDefault="00042B28"/>
    <w:p w:rsidR="00042B28" w:rsidRDefault="00042B28">
      <w:r>
        <w:br w:type="page"/>
      </w:r>
    </w:p>
    <w:p w:rsidR="005E030A" w:rsidRDefault="005E030A" w:rsidP="00042B28">
      <w:pPr>
        <w:pStyle w:val="Ttulo2"/>
        <w:numPr>
          <w:ilvl w:val="0"/>
          <w:numId w:val="5"/>
        </w:numPr>
      </w:pPr>
      <w:bookmarkStart w:id="21" w:name="_Toc334584254"/>
      <w:bookmarkStart w:id="22" w:name="_Toc334658905"/>
      <w:bookmarkStart w:id="23" w:name="_Toc334685615"/>
      <w:bookmarkStart w:id="24" w:name="_Toc334728610"/>
      <w:r>
        <w:lastRenderedPageBreak/>
        <w:t>Escena de ejemplo</w:t>
      </w:r>
      <w:bookmarkEnd w:id="21"/>
      <w:bookmarkEnd w:id="22"/>
      <w:bookmarkEnd w:id="23"/>
      <w:bookmarkEnd w:id="24"/>
    </w:p>
    <w:p w:rsidR="005E030A" w:rsidRDefault="005E030A" w:rsidP="005E030A"/>
    <w:p w:rsidR="005E030A" w:rsidRDefault="005E030A" w:rsidP="005E030A">
      <w:r>
        <w:t>Para clarificar mejor el comportamiento y uso de Unity, explicaremos como construir una escena simple desde cero. Esta escena conformará un menú inicial a través del cual podremos ejecutar ciertas acciones simples o movernos a la siguiente escena.</w:t>
      </w:r>
    </w:p>
    <w:p w:rsidR="00384380" w:rsidRDefault="0081499A" w:rsidP="00384380">
      <w:r>
        <w:t>El primer paso en Unity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8"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(“Game”),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 xml:space="preserve">Las ventanas de jerarquía y proyecto son similares en su funcionamiento: mientras la de jerarquía guarda y organiza los “GameObjects” del juego, permitiendo la correcta navegación entre ellos, la ventana de proyecto hace exactamente la misma función, pero con los </w:t>
      </w:r>
      <w:r w:rsidR="00CC57E4">
        <w:t>archivos</w:t>
      </w:r>
      <w:r>
        <w:t xml:space="preserve"> o “assets”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w:t>
      </w:r>
      <w:r w:rsidR="00227844">
        <w:rPr>
          <w:rStyle w:val="Refdenotaalpie"/>
        </w:rPr>
        <w:footnoteReference w:id="2"/>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“GameObject”, ahí nos vamos a “</w:t>
      </w:r>
      <w:proofErr w:type="spellStart"/>
      <w:r>
        <w:t>CreateOther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MeshFilter</w:t>
      </w:r>
      <w:proofErr w:type="spellEnd"/>
      <w:r w:rsidR="005C4657">
        <w:t>”, un “</w:t>
      </w:r>
      <w:proofErr w:type="spellStart"/>
      <w:r w:rsidR="003A3FF0">
        <w:t>MeshCo</w:t>
      </w:r>
      <w:r w:rsidR="005C4657">
        <w:t>llider</w:t>
      </w:r>
      <w:proofErr w:type="spellEnd"/>
      <w:r w:rsidR="005C4657">
        <w:t>” y un “</w:t>
      </w:r>
      <w:proofErr w:type="spellStart"/>
      <w:r w:rsidR="005C4657">
        <w:t>MeshRenderer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9"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Unity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“Shader”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xml:space="preserve">”. En este nuevo material se nos permite usar un total de 6 texturas, una para cada cara del cubo. Nosotros ponemos la misma textura previamente importada arrastrando y soltándola en todos los lugares por igual. Por último, en el menú superior de </w:t>
      </w:r>
      <w:proofErr w:type="spellStart"/>
      <w:r w:rsidR="005F6176">
        <w:t>Unity</w:t>
      </w:r>
      <w:proofErr w:type="spellEnd"/>
      <w:r w:rsidR="005F6176">
        <w:t xml:space="preserve"> seleccionamos “</w:t>
      </w:r>
      <w:proofErr w:type="spellStart"/>
      <w:r w:rsidR="005F6176">
        <w:t>Edit</w:t>
      </w:r>
      <w:proofErr w:type="spellEnd"/>
      <w:r w:rsidR="005F6176">
        <w:t>” y dentro “</w:t>
      </w:r>
      <w:proofErr w:type="spellStart"/>
      <w:r w:rsidR="005F6176">
        <w:t>RenderSettings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20"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“GameObject” y seleccionamos la opción “</w:t>
      </w:r>
      <w:proofErr w:type="spellStart"/>
      <w:r w:rsidR="00F43B25">
        <w:t>Align</w:t>
      </w:r>
      <w:proofErr w:type="spellEnd"/>
      <w:r w:rsidR="003A3FF0">
        <w:t xml:space="preserve"> </w:t>
      </w:r>
      <w:proofErr w:type="spellStart"/>
      <w:r w:rsidR="00F43B25">
        <w:t>With</w:t>
      </w:r>
      <w:proofErr w:type="spellEnd"/>
      <w:r w:rsidR="00F43B25">
        <w:t xml:space="preserve"> View”, moviendo la cámara a la misma posición en la que se encuentra nuestra vista y mirando en la misma dirección.</w:t>
      </w:r>
    </w:p>
    <w:p w:rsidR="00F43B25" w:rsidRDefault="00F43B25" w:rsidP="003B711F">
      <w:pPr>
        <w:keepNext/>
      </w:pPr>
      <w:r>
        <w:t>Con estos pasos ya tenemos creado el soporte básico para la escena, pero aun nos falta interactividad. La interactividad que necesitamos ahora mismo nos la debe proporcionar una interfaz gráfica de usuario, o como se llama esto en Unity,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7E2177" w:rsidRDefault="008E1715" w:rsidP="00265A25">
      <w:pPr>
        <w:pStyle w:val="Cdigo"/>
        <w:rPr>
          <w:sz w:val="14"/>
          <w:szCs w:val="14"/>
          <w:lang w:val="en-US"/>
        </w:rPr>
      </w:pPr>
      <w:proofErr w:type="spellStart"/>
      <w:proofErr w:type="gramStart"/>
      <w:r w:rsidRPr="007E2177">
        <w:rPr>
          <w:sz w:val="14"/>
          <w:szCs w:val="14"/>
          <w:lang w:val="en-US"/>
        </w:rPr>
        <w:t>voidOnGUI</w:t>
      </w:r>
      <w:proofErr w:type="spellEnd"/>
      <w:r w:rsidRPr="007E2177">
        <w:rPr>
          <w:sz w:val="14"/>
          <w:szCs w:val="14"/>
          <w:lang w:val="en-US"/>
        </w:rPr>
        <w:t>(</w:t>
      </w:r>
      <w:proofErr w:type="gramEnd"/>
      <w:r w:rsidRPr="007E2177">
        <w:rPr>
          <w:sz w:val="14"/>
          <w:szCs w:val="14"/>
          <w:lang w:val="en-US"/>
        </w:rPr>
        <w:t>) {</w:t>
      </w:r>
    </w:p>
    <w:p w:rsidR="008E1715" w:rsidRPr="007E2177" w:rsidRDefault="008E1715" w:rsidP="00265A25">
      <w:pPr>
        <w:pStyle w:val="Cdigo"/>
        <w:rPr>
          <w:sz w:val="14"/>
          <w:szCs w:val="14"/>
          <w:lang w:val="en-US"/>
        </w:rPr>
      </w:pPr>
      <w:proofErr w:type="spellStart"/>
      <w:r w:rsidRPr="007E2177">
        <w:rPr>
          <w:sz w:val="14"/>
          <w:szCs w:val="14"/>
          <w:lang w:val="en-US"/>
        </w:rPr>
        <w:t>GUILayout.BeginArea</w:t>
      </w:r>
      <w:proofErr w:type="spellEnd"/>
      <w:r w:rsidRPr="007E2177">
        <w:rPr>
          <w:sz w:val="14"/>
          <w:szCs w:val="14"/>
          <w:lang w:val="en-US"/>
        </w:rPr>
        <w:t xml:space="preserve"> (new </w:t>
      </w:r>
      <w:proofErr w:type="spellStart"/>
      <w:proofErr w:type="gramStart"/>
      <w:r w:rsidRPr="007E2177">
        <w:rPr>
          <w:sz w:val="14"/>
          <w:szCs w:val="14"/>
          <w:lang w:val="en-US"/>
        </w:rPr>
        <w:t>Rect</w:t>
      </w:r>
      <w:proofErr w:type="spellEnd"/>
      <w:r w:rsidRPr="007E2177">
        <w:rPr>
          <w:sz w:val="14"/>
          <w:szCs w:val="14"/>
          <w:lang w:val="en-US"/>
        </w:rPr>
        <w:t>(</w:t>
      </w:r>
      <w:proofErr w:type="spellStart"/>
      <w:proofErr w:type="gramEnd"/>
      <w:r w:rsidRPr="007E2177">
        <w:rPr>
          <w:sz w:val="14"/>
          <w:szCs w:val="14"/>
          <w:lang w:val="en-US"/>
        </w:rPr>
        <w:t>Screen.width</w:t>
      </w:r>
      <w:proofErr w:type="spellEnd"/>
      <w:r w:rsidRPr="007E2177">
        <w:rPr>
          <w:sz w:val="14"/>
          <w:szCs w:val="14"/>
          <w:lang w:val="en-US"/>
        </w:rPr>
        <w:t xml:space="preserve">/2 - 150, </w:t>
      </w:r>
      <w:proofErr w:type="spellStart"/>
      <w:r w:rsidRPr="007E2177">
        <w:rPr>
          <w:sz w:val="14"/>
          <w:szCs w:val="14"/>
          <w:lang w:val="en-US"/>
        </w:rPr>
        <w:t>Screen.height</w:t>
      </w:r>
      <w:proofErr w:type="spellEnd"/>
      <w:r w:rsidRPr="007E2177">
        <w:rPr>
          <w:sz w:val="14"/>
          <w:szCs w:val="14"/>
          <w:lang w:val="en-US"/>
        </w:rPr>
        <w:t>/2 + 100, 300, 400));</w:t>
      </w:r>
    </w:p>
    <w:p w:rsidR="008E1715" w:rsidRPr="00265A25" w:rsidRDefault="008E1715" w:rsidP="00265A25">
      <w:pPr>
        <w:pStyle w:val="Cdigo"/>
        <w:rPr>
          <w:sz w:val="14"/>
          <w:szCs w:val="14"/>
        </w:rPr>
      </w:pPr>
      <w:proofErr w:type="spellStart"/>
      <w:proofErr w:type="gramStart"/>
      <w:r w:rsidRPr="00265A25">
        <w:rPr>
          <w:sz w:val="14"/>
          <w:szCs w:val="14"/>
        </w:rPr>
        <w:t>if</w:t>
      </w:r>
      <w:proofErr w:type="spellEnd"/>
      <w:proofErr w:type="gram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proofErr w:type="gramStart"/>
      <w:r w:rsidRPr="00265A25">
        <w:rPr>
          <w:sz w:val="14"/>
          <w:szCs w:val="14"/>
        </w:rPr>
        <w:t>Debug.Log</w:t>
      </w:r>
      <w:proofErr w:type="spellEnd"/>
      <w:r w:rsidRPr="00265A25">
        <w:rPr>
          <w:sz w:val="14"/>
          <w:szCs w:val="14"/>
        </w:rPr>
        <w:t>(</w:t>
      </w:r>
      <w:proofErr w:type="gramEnd"/>
      <w:r w:rsidRPr="00265A25">
        <w:rPr>
          <w:sz w:val="14"/>
          <w:szCs w:val="14"/>
        </w:rPr>
        <w:t>"Lanzado el juego");</w:t>
      </w:r>
    </w:p>
    <w:p w:rsidR="008E1715" w:rsidRPr="007E2177" w:rsidRDefault="008E1715" w:rsidP="00265A25">
      <w:pPr>
        <w:pStyle w:val="Cdigo"/>
        <w:rPr>
          <w:sz w:val="14"/>
          <w:szCs w:val="14"/>
          <w:lang w:val="en-US"/>
        </w:rPr>
      </w:pPr>
      <w:proofErr w:type="gramStart"/>
      <w:r w:rsidRPr="007E2177">
        <w:rPr>
          <w:sz w:val="14"/>
          <w:szCs w:val="14"/>
          <w:lang w:val="en-US"/>
        </w:rPr>
        <w:t>if</w:t>
      </w:r>
      <w:proofErr w:type="gramEnd"/>
      <w:r w:rsidRPr="007E2177">
        <w:rPr>
          <w:sz w:val="14"/>
          <w:szCs w:val="14"/>
          <w:lang w:val="en-US"/>
        </w:rPr>
        <w:t xml:space="preserve"> (</w:t>
      </w:r>
      <w:proofErr w:type="spellStart"/>
      <w:r w:rsidRPr="007E2177">
        <w:rPr>
          <w:sz w:val="14"/>
          <w:szCs w:val="14"/>
          <w:lang w:val="en-US"/>
        </w:rPr>
        <w:t>GUILayout.Button</w:t>
      </w:r>
      <w:proofErr w:type="spellEnd"/>
      <w:r w:rsidRPr="007E2177">
        <w:rPr>
          <w:sz w:val="14"/>
          <w:szCs w:val="14"/>
          <w:lang w:val="en-US"/>
        </w:rPr>
        <w:t>("</w:t>
      </w:r>
      <w:proofErr w:type="spellStart"/>
      <w:r w:rsidRPr="007E2177">
        <w:rPr>
          <w:sz w:val="14"/>
          <w:szCs w:val="14"/>
          <w:lang w:val="en-US"/>
        </w:rPr>
        <w:t>Salir</w:t>
      </w:r>
      <w:proofErr w:type="spellEnd"/>
      <w:r w:rsidRPr="007E2177">
        <w:rPr>
          <w:sz w:val="14"/>
          <w:szCs w:val="14"/>
          <w:lang w:val="en-US"/>
        </w:rPr>
        <w:t>"))</w:t>
      </w:r>
    </w:p>
    <w:p w:rsidR="008E1715" w:rsidRPr="007E2177" w:rsidRDefault="008E1715" w:rsidP="00265A25">
      <w:pPr>
        <w:pStyle w:val="Cdigo"/>
        <w:rPr>
          <w:sz w:val="14"/>
          <w:szCs w:val="14"/>
          <w:lang w:val="en-US"/>
        </w:rPr>
      </w:pPr>
      <w:r w:rsidRPr="007E2177">
        <w:rPr>
          <w:sz w:val="14"/>
          <w:szCs w:val="14"/>
          <w:lang w:val="en-US"/>
        </w:rPr>
        <w:tab/>
      </w:r>
      <w:proofErr w:type="spellStart"/>
      <w:proofErr w:type="gramStart"/>
      <w:r w:rsidRPr="007E2177">
        <w:rPr>
          <w:sz w:val="14"/>
          <w:szCs w:val="14"/>
          <w:lang w:val="en-US"/>
        </w:rPr>
        <w:t>Application.Quit</w:t>
      </w:r>
      <w:proofErr w:type="spellEnd"/>
      <w:r w:rsidRPr="007E2177">
        <w:rPr>
          <w:sz w:val="14"/>
          <w:szCs w:val="14"/>
          <w:lang w:val="en-US"/>
        </w:rPr>
        <w:t>(</w:t>
      </w:r>
      <w:proofErr w:type="gramEnd"/>
      <w:r w:rsidRPr="007E2177">
        <w:rPr>
          <w:sz w:val="14"/>
          <w:szCs w:val="14"/>
          <w:lang w:val="en-US"/>
        </w:rPr>
        <w:t>);</w:t>
      </w:r>
    </w:p>
    <w:p w:rsidR="008E1715" w:rsidRPr="00265A25" w:rsidRDefault="008E1715" w:rsidP="00265A25">
      <w:pPr>
        <w:pStyle w:val="Cdigo"/>
        <w:rPr>
          <w:sz w:val="14"/>
          <w:szCs w:val="14"/>
        </w:rPr>
      </w:pPr>
      <w:proofErr w:type="spellStart"/>
      <w:proofErr w:type="gramStart"/>
      <w:r w:rsidRPr="00265A25">
        <w:rPr>
          <w:sz w:val="14"/>
          <w:szCs w:val="14"/>
        </w:rPr>
        <w:t>GUILayout.EndArea</w:t>
      </w:r>
      <w:proofErr w:type="spellEnd"/>
      <w:r w:rsidRPr="00265A25">
        <w:rPr>
          <w:sz w:val="14"/>
          <w:szCs w:val="14"/>
        </w:rPr>
        <w:t>(</w:t>
      </w:r>
      <w:proofErr w:type="gram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proofErr w:type="gramStart"/>
      <w:r w:rsidR="00A51153">
        <w:t>‘</w:t>
      </w:r>
      <w:proofErr w:type="spellStart"/>
      <w:r>
        <w:t>Application.Quit</w:t>
      </w:r>
      <w:proofErr w:type="spellEnd"/>
      <w:r>
        <w:t>(</w:t>
      </w:r>
      <w:proofErr w:type="gram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proofErr w:type="gramStart"/>
      <w:r w:rsidR="00A51153">
        <w:t>‘</w:t>
      </w:r>
      <w:proofErr w:type="spellStart"/>
      <w:r>
        <w:t>Debug.Log</w:t>
      </w:r>
      <w:proofErr w:type="spellEnd"/>
      <w:r>
        <w:t>(</w:t>
      </w:r>
      <w:proofErr w:type="gramEnd"/>
      <w:r>
        <w:t>“Lanzar el juego”)</w:t>
      </w:r>
      <w:r w:rsidR="00A51153">
        <w:t>’</w:t>
      </w:r>
      <w:r>
        <w:t xml:space="preserve"> por </w:t>
      </w:r>
      <w:r w:rsidR="00A51153">
        <w:t>algo como ‘</w:t>
      </w:r>
      <w:proofErr w:type="spellStart"/>
      <w:r w:rsidR="00A51153">
        <w:t>Application.LoadLevel</w:t>
      </w:r>
      <w:proofErr w:type="spellEnd"/>
      <w:r w:rsidR="00A51153">
        <w:t>(“Escena 1”)’,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21"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“File” y “</w:t>
      </w:r>
      <w:proofErr w:type="spellStart"/>
      <w:r>
        <w:t>Save</w:t>
      </w:r>
      <w:proofErr w:type="spellEnd"/>
      <w:r w:rsidR="003A3FF0">
        <w:t xml:space="preserve"> </w:t>
      </w:r>
      <w:proofErr w:type="spellStart"/>
      <w:r>
        <w:t>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25" w:name="_Toc334584255"/>
      <w:bookmarkStart w:id="26" w:name="_Toc334658906"/>
      <w:bookmarkStart w:id="27" w:name="_Toc334685616"/>
      <w:bookmarkStart w:id="28" w:name="_Toc334728611"/>
      <w:r>
        <w:lastRenderedPageBreak/>
        <w:t>Estructura del proyecto</w:t>
      </w:r>
      <w:bookmarkEnd w:id="25"/>
      <w:bookmarkEnd w:id="26"/>
      <w:bookmarkEnd w:id="27"/>
      <w:bookmarkEnd w:id="28"/>
    </w:p>
    <w:p w:rsidR="00042B28" w:rsidRDefault="00042B28" w:rsidP="00042B28"/>
    <w:p w:rsidR="00A03A19" w:rsidRDefault="00042B28" w:rsidP="00042B28">
      <w:r>
        <w:t>Este proyecto cuenta con muchos recursos diferentes organizados dentro de los esquemas de Unity.</w:t>
      </w:r>
      <w:r w:rsidR="00A03A19">
        <w:t xml:space="preserve"> Dicho esquema obedece fundamentalmente a la jerarquía de carpetas creada por Unity, que consiste en una carpeta general del proyecto con 2 sub-carpetas: la carpeta “Assets”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aunque se excluyen aquellos archivos temporales y generados automáticamente por Unity que no son necesarios para ahorrar tiempo y espacio.</w:t>
      </w:r>
    </w:p>
    <w:p w:rsidR="004B5D15" w:rsidRDefault="004B5D15" w:rsidP="00042B28">
      <w:r>
        <w:t>Dentro de la carpeta “Assets” tenemos multitud de carpetas que nos permiten organizar cada tipo de recurso en su lugar apropiado. Hay carpetas para guardar animaciones, sonidos, modelos, texturas, scripts, elementos de la interfaz de usuario, escenas, “shaders”, etc.</w:t>
      </w:r>
    </w:p>
    <w:p w:rsidR="004B5D15" w:rsidRDefault="004B5D15" w:rsidP="00042B28">
      <w:r>
        <w:t>Además de la estructura del proyecto en cuanto a carpetas y recursos, el proyecto sigue otra estructuración diferente una vez dentro del motor. Como se ha comentado antes, las escenas y la jerarquía de objetos de juego constituyen los fragmentos jugables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29"/>
      <w:r>
        <w:t xml:space="preserve">dos escenas </w:t>
      </w:r>
      <w:commentRangeEnd w:id="29"/>
      <w:r w:rsidR="007C3D34">
        <w:rPr>
          <w:rStyle w:val="Refdecomentario"/>
        </w:rPr>
        <w:commentReference w:id="29"/>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 xml:space="preserve">Si se elige la opción de iniciar una partida nueva se guiará al usuario por una serie de fases durante las que elegirá en </w:t>
      </w:r>
      <w:r w:rsidR="003A3FF0">
        <w:t>qué</w:t>
      </w:r>
      <w:r w:rsidR="000911D9">
        <w:t xml:space="preserv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30"/>
      <w:r>
        <w:t>TODO</w:t>
      </w:r>
      <w:commentRangeEnd w:id="30"/>
      <w:r>
        <w:rPr>
          <w:rStyle w:val="Refdecomentario"/>
        </w:rPr>
        <w:commentReference w:id="30"/>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31" w:name="_Toc334584256"/>
      <w:bookmarkStart w:id="32" w:name="_Toc334658907"/>
      <w:bookmarkStart w:id="33" w:name="_Toc334685617"/>
      <w:bookmarkStart w:id="34" w:name="_Toc334728612"/>
      <w:r>
        <w:lastRenderedPageBreak/>
        <w:t>Particularidades y problemas</w:t>
      </w:r>
      <w:bookmarkEnd w:id="31"/>
      <w:bookmarkEnd w:id="32"/>
      <w:bookmarkEnd w:id="33"/>
      <w:bookmarkEnd w:id="34"/>
    </w:p>
    <w:p w:rsidR="00D136CE" w:rsidRDefault="00D136CE" w:rsidP="00D136CE"/>
    <w:p w:rsidR="00DF04ED" w:rsidRDefault="00D136CE" w:rsidP="00D136CE">
      <w:r>
        <w:t xml:space="preserve">A pesar de las facilidades que nos otorga el motor Unity, su uso no está exento de problemas y limitaciones. Las principales limitaciones a las que nos enfrentamos son debidas a la propia API de Unity,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Unity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Unity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Otro de los problemas encontrados tiene que ver con el rendimiento. Unity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35"/>
      <w:r>
        <w:t>TODO</w:t>
      </w:r>
      <w:commentRangeEnd w:id="35"/>
      <w:r>
        <w:rPr>
          <w:rStyle w:val="Refdecomentario"/>
        </w:rPr>
        <w:commentReference w:id="35"/>
      </w:r>
    </w:p>
    <w:p w:rsidR="00EC6536" w:rsidRDefault="00EC6536">
      <w:r>
        <w:br w:type="page"/>
      </w:r>
    </w:p>
    <w:p w:rsidR="00D64FD3" w:rsidRDefault="00D64FD3" w:rsidP="00D64FD3">
      <w:pPr>
        <w:pStyle w:val="Ttulo1"/>
      </w:pPr>
      <w:bookmarkStart w:id="36" w:name="_Toc334584257"/>
      <w:bookmarkStart w:id="37" w:name="_Toc334658908"/>
      <w:bookmarkStart w:id="38" w:name="_Toc334685618"/>
      <w:bookmarkStart w:id="39" w:name="_Toc334728613"/>
      <w:r>
        <w:lastRenderedPageBreak/>
        <w:t>Arquitectura</w:t>
      </w:r>
      <w:bookmarkEnd w:id="36"/>
      <w:bookmarkEnd w:id="37"/>
      <w:bookmarkEnd w:id="38"/>
      <w:bookmarkEnd w:id="39"/>
    </w:p>
    <w:p w:rsidR="00EC6536" w:rsidRDefault="00EC6536" w:rsidP="00EC6536"/>
    <w:p w:rsidR="00EC6536" w:rsidRDefault="00EC6536" w:rsidP="00EC6536">
      <w:pPr>
        <w:pStyle w:val="Ttulo2"/>
        <w:numPr>
          <w:ilvl w:val="0"/>
          <w:numId w:val="9"/>
        </w:numPr>
      </w:pPr>
      <w:bookmarkStart w:id="40" w:name="_Toc334584258"/>
      <w:bookmarkStart w:id="41" w:name="_Toc334658909"/>
      <w:bookmarkStart w:id="42" w:name="_Toc334685619"/>
      <w:bookmarkStart w:id="43" w:name="_Toc334728614"/>
      <w:r>
        <w:t>Introducción</w:t>
      </w:r>
      <w:bookmarkEnd w:id="40"/>
      <w:bookmarkEnd w:id="41"/>
      <w:bookmarkEnd w:id="42"/>
      <w:bookmarkEnd w:id="43"/>
    </w:p>
    <w:p w:rsidR="00EC6536" w:rsidRDefault="00EC6536" w:rsidP="00EC6536"/>
    <w:p w:rsidR="00EC6536" w:rsidRDefault="00EC6536" w:rsidP="00EC6536">
      <w:r>
        <w:t xml:space="preserve">Como ya se ha comentado previamente, la arquitectura del proyecto está fuertemente ligada a las restricciones y normas del motor Unity.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“shaders”,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44"/>
      <w:r>
        <w:t>TODO</w:t>
      </w:r>
      <w:commentRangeEnd w:id="44"/>
      <w:r>
        <w:rPr>
          <w:rStyle w:val="Refdecomentario"/>
        </w:rPr>
        <w:commentReference w:id="44"/>
      </w:r>
    </w:p>
    <w:p w:rsidR="005F51AD" w:rsidRDefault="005F51AD">
      <w:commentRangeStart w:id="45"/>
      <w:r>
        <w:t>TODO</w:t>
      </w:r>
      <w:commentRangeEnd w:id="45"/>
      <w:r>
        <w:rPr>
          <w:rStyle w:val="Refdecomentario"/>
        </w:rPr>
        <w:commentReference w:id="45"/>
      </w:r>
    </w:p>
    <w:p w:rsidR="00EC6536" w:rsidRDefault="00EC6536" w:rsidP="00EC6536">
      <w:r>
        <w:br w:type="page"/>
      </w:r>
    </w:p>
    <w:p w:rsidR="00EC6536" w:rsidRPr="00EC6536" w:rsidRDefault="00EC6536" w:rsidP="00EC6536">
      <w:pPr>
        <w:pStyle w:val="Ttulo2"/>
        <w:numPr>
          <w:ilvl w:val="0"/>
          <w:numId w:val="9"/>
        </w:numPr>
      </w:pPr>
      <w:bookmarkStart w:id="46" w:name="_Toc334584259"/>
      <w:bookmarkStart w:id="47" w:name="_Toc334658910"/>
      <w:bookmarkStart w:id="48" w:name="_Toc334685620"/>
      <w:bookmarkStart w:id="49" w:name="_Toc334728615"/>
      <w:r>
        <w:lastRenderedPageBreak/>
        <w:t>Creación del planeta</w:t>
      </w:r>
      <w:bookmarkEnd w:id="46"/>
      <w:bookmarkEnd w:id="47"/>
      <w:bookmarkEnd w:id="48"/>
      <w:bookmarkEnd w:id="49"/>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Unity)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fractionalBrownianmotion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22"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w:t>
      </w:r>
      <w:proofErr w:type="gramStart"/>
      <w:r>
        <w:t>aplican</w:t>
      </w:r>
      <w:proofErr w:type="gramEnd"/>
      <w:r>
        <w:t xml:space="preserve">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23"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24"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r w:rsidR="005D3EFF">
        <w:t>los</w:t>
      </w:r>
      <w:proofErr w:type="spellEnd"/>
      <w:r w:rsidR="005D3EFF">
        <w:t xml:space="preserve"> vértices de una esfera previamente acondicionada</w:t>
      </w:r>
      <w:r w:rsidR="00227844">
        <w:rPr>
          <w:rStyle w:val="Refdenotaalpie"/>
        </w:rPr>
        <w:footnoteReference w:id="3"/>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25"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“Mesh”</w:t>
      </w:r>
      <w:r w:rsidR="00586138">
        <w:t xml:space="preserve"> o “malla tridimensional”</w:t>
      </w:r>
      <w:r>
        <w:t xml:space="preserve"> que se añade al objeto de juego que representa el planeta. El mismo objeto se usa como base para crear el objeto “Collider”,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“Mesh” que al ser colocado </w:t>
      </w:r>
      <w:r w:rsidR="00586138">
        <w:t xml:space="preserve">en un objeto de juego que se encuentra </w:t>
      </w:r>
      <w:r w:rsidR="00A83772">
        <w:t>en la misma posición que el anterior cubre las partes de tierra que quedan por debajo del nivel del agua elegido.</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D64FD3" w:rsidRDefault="00FB30C9">
      <w:commentRangeStart w:id="50"/>
      <w:r>
        <w:t>TODO</w:t>
      </w:r>
      <w:commentRangeEnd w:id="50"/>
      <w:r>
        <w:rPr>
          <w:rStyle w:val="Refdecomentario"/>
        </w:rPr>
        <w:commentReference w:id="50"/>
      </w:r>
      <w:r w:rsidR="00D64FD3">
        <w:br w:type="page"/>
      </w:r>
    </w:p>
    <w:p w:rsidR="00BA7881" w:rsidRDefault="00BA7881" w:rsidP="00BA7881">
      <w:pPr>
        <w:pStyle w:val="Ttulo2"/>
        <w:numPr>
          <w:ilvl w:val="0"/>
          <w:numId w:val="9"/>
        </w:numPr>
      </w:pPr>
      <w:bookmarkStart w:id="51" w:name="_Toc334584260"/>
      <w:bookmarkStart w:id="52" w:name="_Toc334658911"/>
      <w:bookmarkStart w:id="53" w:name="_Toc334685621"/>
      <w:bookmarkStart w:id="54" w:name="_Toc334728616"/>
      <w:commentRangeStart w:id="55"/>
      <w:commentRangeStart w:id="56"/>
      <w:r>
        <w:lastRenderedPageBreak/>
        <w:t>Algoritmo de vida</w:t>
      </w:r>
      <w:bookmarkEnd w:id="51"/>
      <w:bookmarkEnd w:id="52"/>
      <w:bookmarkEnd w:id="53"/>
      <w:commentRangeEnd w:id="55"/>
      <w:r w:rsidR="00E86B99">
        <w:rPr>
          <w:rStyle w:val="Refdecomentario"/>
          <w:rFonts w:asciiTheme="minorHAnsi" w:eastAsiaTheme="minorHAnsi" w:hAnsiTheme="minorHAnsi" w:cstheme="minorBidi"/>
          <w:b w:val="0"/>
          <w:bCs w:val="0"/>
          <w:color w:val="auto"/>
        </w:rPr>
        <w:commentReference w:id="55"/>
      </w:r>
      <w:bookmarkEnd w:id="54"/>
      <w:commentRangeEnd w:id="56"/>
      <w:r w:rsidR="009E1498">
        <w:rPr>
          <w:rStyle w:val="Refdecomentario"/>
          <w:rFonts w:asciiTheme="minorHAnsi" w:eastAsiaTheme="minorHAnsi" w:hAnsiTheme="minorHAnsi" w:cstheme="minorBidi"/>
          <w:b w:val="0"/>
          <w:bCs w:val="0"/>
          <w:color w:val="auto"/>
        </w:rPr>
        <w:commentReference w:id="56"/>
      </w:r>
    </w:p>
    <w:p w:rsidR="000C0A46" w:rsidRDefault="000C0A46" w:rsidP="000C0A46">
      <w:pPr>
        <w:pStyle w:val="Ttulo3"/>
      </w:pPr>
      <w:bookmarkStart w:id="57" w:name="_Toc334658912"/>
      <w:bookmarkStart w:id="58" w:name="_Toc334685622"/>
      <w:bookmarkStart w:id="59" w:name="_Toc334728617"/>
      <w:r>
        <w:t>Etapas</w:t>
      </w:r>
      <w:bookmarkEnd w:id="57"/>
      <w:bookmarkEnd w:id="58"/>
      <w:bookmarkEnd w:id="59"/>
    </w:p>
    <w:p w:rsidR="000C0A46" w:rsidRDefault="000C0A46" w:rsidP="000C0A46">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0C0A46" w:rsidRDefault="000C0A46" w:rsidP="000C0A46">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0C0A46" w:rsidRDefault="000C0A46" w:rsidP="000C0A46">
      <w:pPr>
        <w:pStyle w:val="Prrafodelista"/>
        <w:numPr>
          <w:ilvl w:val="0"/>
          <w:numId w:val="18"/>
        </w:numPr>
      </w:pPr>
      <w:r>
        <w:t xml:space="preserve">Etapa conceptual. En esta etapa después de largas discusiones que no llegaron a buen término, decidimos representar cada uno por separado la idea de cómo tenía que ser la vida de un planeta. Descubrimos que había conceptos tan dispares como permitir o no organismos unicelulares y permitir agrupaciones de varios seres en el mismo espacio lógico o tratarlos como seres independientes. </w:t>
      </w:r>
    </w:p>
    <w:p w:rsidR="000C0A46" w:rsidRDefault="000C0A46" w:rsidP="000C0A46">
      <w:pPr>
        <w:pStyle w:val="Prrafodelista"/>
      </w:pPr>
      <w:r>
        <w:t>Llegamos a la conclusión de que meter seres que no se iban a ver y que por tanto no iban a interactuar realmente con el jugador era algo que nos iba a dar muchos quebraderos de cabeza y pocas satisfacciones.</w:t>
      </w:r>
    </w:p>
    <w:p w:rsidR="000C0A46" w:rsidRDefault="000C0A46" w:rsidP="000C0A46">
      <w:pPr>
        <w:pStyle w:val="Prrafodelista"/>
      </w:pPr>
    </w:p>
    <w:p w:rsidR="000C0A46" w:rsidRDefault="000C0A46" w:rsidP="000C0A46">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0C0A46" w:rsidRDefault="000C0A46" w:rsidP="000C0A46">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0C0A46" w:rsidRDefault="000C0A46" w:rsidP="000C0A46">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0C0A46" w:rsidRDefault="000C0A46" w:rsidP="000C0A46">
      <w:pPr>
        <w:pStyle w:val="Prrafodelista"/>
      </w:pPr>
    </w:p>
    <w:p w:rsidR="00B2421C" w:rsidRDefault="00B2421C" w:rsidP="000C0A46">
      <w:pPr>
        <w:pStyle w:val="Prrafodelista"/>
      </w:pPr>
    </w:p>
    <w:p w:rsidR="000C0A46" w:rsidRDefault="000C0A46" w:rsidP="000C0A46">
      <w:pPr>
        <w:pStyle w:val="Prrafodelista"/>
        <w:numPr>
          <w:ilvl w:val="0"/>
          <w:numId w:val="18"/>
        </w:numPr>
      </w:pPr>
      <w:r>
        <w:t xml:space="preserve">Implementación final. Llegados a este punto, lo importante era que las cosas funcionasen no sólo en el tablero lógico sino visualmente. En esta etapa pudimos comprobar cómo se veían realmente los cambios que producía el algoritmo y en </w:t>
      </w:r>
      <w:r>
        <w:lastRenderedPageBreak/>
        <w:t xml:space="preserve">función de eso decidimos hacer pequeños cambios para que la relación entre el aspecto visual y el funcionamiento lógico fuera más sencilla. </w:t>
      </w:r>
    </w:p>
    <w:p w:rsidR="000C0A46" w:rsidRDefault="000C0A46" w:rsidP="000C0A46">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0C0A46" w:rsidRDefault="000C0A46" w:rsidP="000C0A46">
      <w:pPr>
        <w:pStyle w:val="Ttulo3"/>
      </w:pPr>
      <w:bookmarkStart w:id="60" w:name="_Toc334658913"/>
      <w:bookmarkStart w:id="61" w:name="_Toc334685623"/>
      <w:bookmarkStart w:id="62" w:name="_Toc334728618"/>
      <w:r>
        <w:t>Estructura</w:t>
      </w:r>
      <w:bookmarkEnd w:id="60"/>
      <w:bookmarkEnd w:id="61"/>
      <w:bookmarkEnd w:id="62"/>
    </w:p>
    <w:p w:rsidR="000C0A46" w:rsidRDefault="000C0A46" w:rsidP="000C0A46">
      <w:r>
        <w:t xml:space="preserve">La estructura del algoritmo se basa en una serie de </w:t>
      </w:r>
      <w:r w:rsidR="007B6235">
        <w:t>listas de clases</w:t>
      </w:r>
      <w:r>
        <w:t xml:space="preserve"> que o bien definen el comportamiento de un ser o bien representan a un ser en un momento concreto. </w:t>
      </w:r>
      <w:r w:rsidR="007B6235">
        <w:t xml:space="preserve">Las encargadas de definir los valores predeterminados son </w:t>
      </w:r>
      <w:proofErr w:type="spellStart"/>
      <w:r w:rsidR="007B6235">
        <w:t>TipoEdificio</w:t>
      </w:r>
      <w:proofErr w:type="spellEnd"/>
      <w:r w:rsidR="007B6235">
        <w:t xml:space="preserve">, </w:t>
      </w:r>
      <w:proofErr w:type="spellStart"/>
      <w:r w:rsidR="007B6235">
        <w:t>EspecieVegetal</w:t>
      </w:r>
      <w:proofErr w:type="spellEnd"/>
      <w:r w:rsidR="007B6235">
        <w:t xml:space="preserve"> y </w:t>
      </w:r>
      <w:proofErr w:type="spellStart"/>
      <w:r w:rsidR="007B6235">
        <w:t>EspecieAnimal</w:t>
      </w:r>
      <w:proofErr w:type="spellEnd"/>
      <w:r w:rsidR="007B6235">
        <w:t>. Y las encargadas de contener a los propios seres en sí son: Edificio, Vegetal y Animal.</w:t>
      </w:r>
    </w:p>
    <w:p w:rsidR="009E1498" w:rsidRDefault="009E1498" w:rsidP="000C0A46">
      <w:r>
        <w:t xml:space="preserve">A continuación vemos en un primer vistazo </w:t>
      </w:r>
      <w:r w:rsidR="00310877">
        <w:t xml:space="preserve">como es la organización de las </w:t>
      </w:r>
      <w:r w:rsidR="007B6235">
        <w:t>clases</w:t>
      </w:r>
      <w:r w:rsidR="00310877">
        <w:t xml:space="preserve"> que componen</w:t>
      </w:r>
      <w:r w:rsidR="007B6235">
        <w:t xml:space="preserve"> </w:t>
      </w:r>
      <w:r w:rsidR="00310877">
        <w:t>los edificios, vegetales y animales:</w:t>
      </w:r>
    </w:p>
    <w:p w:rsidR="00310877" w:rsidRDefault="00310877" w:rsidP="00310877">
      <w:pPr>
        <w:jc w:val="center"/>
      </w:pPr>
      <w:r>
        <w:rPr>
          <w:noProof/>
          <w:lang w:eastAsia="es-ES"/>
        </w:rPr>
        <w:drawing>
          <wp:inline distT="0" distB="0" distL="0" distR="0" wp14:anchorId="6E47FA68" wp14:editId="5A5E4FB5">
            <wp:extent cx="3665538" cy="41608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65538" cy="4160881"/>
                    </a:xfrm>
                    <a:prstGeom prst="rect">
                      <a:avLst/>
                    </a:prstGeom>
                  </pic:spPr>
                </pic:pic>
              </a:graphicData>
            </a:graphic>
          </wp:inline>
        </w:drawing>
      </w:r>
    </w:p>
    <w:p w:rsidR="000C0A46" w:rsidRPr="00664336" w:rsidRDefault="000C0A46" w:rsidP="000C0A46">
      <w:r>
        <w:t xml:space="preserve">A la hora de inicializar los valores principales del videojuego se cargan definiciones (tipos o especies) de estos seres para tener unos valores iniciales que usarán al instanciarse. Así </w:t>
      </w:r>
      <w:r w:rsidRPr="00664336">
        <w:t>podemos diferenciar 4 listas que definirían respectivamente a estos seres:</w:t>
      </w:r>
    </w:p>
    <w:p w:rsidR="000C0A46" w:rsidRDefault="000C0A46" w:rsidP="000C0A46">
      <w:pPr>
        <w:pStyle w:val="Prrafodelista"/>
        <w:numPr>
          <w:ilvl w:val="0"/>
          <w:numId w:val="19"/>
        </w:numPr>
      </w:pPr>
      <w:r>
        <w:lastRenderedPageBreak/>
        <w:t>Tipos de edificios: donde se definen los distintos edificios utilizados en el juego. Sus atributos son:</w:t>
      </w:r>
    </w:p>
    <w:p w:rsidR="000C0A46" w:rsidRDefault="000C0A46" w:rsidP="000C0A46">
      <w:pPr>
        <w:pStyle w:val="Prrafodelista"/>
        <w:numPr>
          <w:ilvl w:val="1"/>
          <w:numId w:val="19"/>
        </w:numPr>
      </w:pPr>
      <w:proofErr w:type="spellStart"/>
      <w:r>
        <w:t>idTipoEdificio</w:t>
      </w:r>
      <w:proofErr w:type="spellEnd"/>
      <w:r>
        <w:t>: identifica inequívocamente a un tipo de edificio.</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Hábitats: lista de hábitats en los que se puede insertar el edificio.</w:t>
      </w:r>
    </w:p>
    <w:p w:rsidR="000C0A46" w:rsidRDefault="000C0A46" w:rsidP="000C0A46">
      <w:pPr>
        <w:pStyle w:val="Prrafodelista"/>
        <w:numPr>
          <w:ilvl w:val="1"/>
          <w:numId w:val="19"/>
        </w:numPr>
      </w:pPr>
      <w:r>
        <w:t>Energía, componentes básicos, avanzados y material biológico que se consumen al crear el edificio.</w:t>
      </w:r>
    </w:p>
    <w:p w:rsidR="000C0A46" w:rsidRDefault="000C0A46" w:rsidP="000C0A46">
      <w:pPr>
        <w:pStyle w:val="Prrafodelista"/>
        <w:numPr>
          <w:ilvl w:val="1"/>
          <w:numId w:val="19"/>
        </w:numPr>
      </w:pPr>
      <w:r>
        <w:t>Energía, componentes básicos, avanzados y material biológico que consume como máximo el edificio por turno.</w:t>
      </w:r>
    </w:p>
    <w:p w:rsidR="000C0A46" w:rsidRDefault="000C0A46" w:rsidP="000C0A46">
      <w:pPr>
        <w:pStyle w:val="Prrafodelista"/>
        <w:numPr>
          <w:ilvl w:val="1"/>
          <w:numId w:val="19"/>
        </w:numPr>
      </w:pPr>
      <w:r>
        <w:t>Energía, componentes básicos, avanzados y material biológico que produce como máximo el edificio por turno.</w:t>
      </w:r>
    </w:p>
    <w:p w:rsidR="000C0A46" w:rsidRDefault="000C0A46" w:rsidP="000C0A46">
      <w:pPr>
        <w:pStyle w:val="Prrafodelista"/>
        <w:numPr>
          <w:ilvl w:val="1"/>
          <w:numId w:val="19"/>
        </w:numPr>
      </w:pPr>
      <w:r>
        <w:t>Metales que usa el edificio para funcionar. Pueden ser comunes, raros o ninguno.</w:t>
      </w:r>
    </w:p>
    <w:p w:rsidR="000C0A46" w:rsidRDefault="000C0A46" w:rsidP="000C0A46">
      <w:pPr>
        <w:pStyle w:val="Prrafodelista"/>
      </w:pPr>
    </w:p>
    <w:p w:rsidR="000C0A46" w:rsidRDefault="000C0A46" w:rsidP="000C0A46">
      <w:pPr>
        <w:pStyle w:val="Prrafodelista"/>
        <w:numPr>
          <w:ilvl w:val="0"/>
          <w:numId w:val="19"/>
        </w:numPr>
      </w:pPr>
      <w:r>
        <w:t>Especies: donde se definen atributos comunes que se utilizarán en especies vegetales y especies animales. Sus atributos son:</w:t>
      </w:r>
    </w:p>
    <w:p w:rsidR="000C0A46" w:rsidRDefault="000C0A46" w:rsidP="000C0A46">
      <w:pPr>
        <w:pStyle w:val="Prrafodelista"/>
        <w:numPr>
          <w:ilvl w:val="1"/>
          <w:numId w:val="19"/>
        </w:numPr>
      </w:pPr>
      <w:proofErr w:type="spellStart"/>
      <w:r w:rsidRPr="00E25CA9">
        <w:t>idEspecie</w:t>
      </w:r>
      <w:proofErr w:type="spellEnd"/>
      <w:r w:rsidRPr="00E25CA9">
        <w:t>: identifica</w:t>
      </w:r>
      <w:r>
        <w:t xml:space="preserve"> a una especie.</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Nº máximo de seres por especie: indica cuantos individuos puede haber de la misma especie en un instante dado.</w:t>
      </w:r>
    </w:p>
    <w:p w:rsidR="000C0A46" w:rsidRDefault="000C0A46" w:rsidP="000C0A46">
      <w:pPr>
        <w:pStyle w:val="Prrafodelista"/>
        <w:numPr>
          <w:ilvl w:val="1"/>
          <w:numId w:val="19"/>
        </w:numPr>
      </w:pPr>
      <w:r>
        <w:t>Nº actual de seres por especie: indica el nº actual de individuos que hay de esa especie que lógicamente es menor que el máximo.</w:t>
      </w:r>
    </w:p>
    <w:p w:rsidR="000C0A46" w:rsidRPr="00E25CA9" w:rsidRDefault="000C0A46" w:rsidP="000C0A46">
      <w:pPr>
        <w:pStyle w:val="Prrafodelista"/>
      </w:pPr>
    </w:p>
    <w:p w:rsidR="000C0A46" w:rsidRDefault="000C0A46" w:rsidP="000C0A46">
      <w:pPr>
        <w:pStyle w:val="Prrafodelista"/>
        <w:numPr>
          <w:ilvl w:val="0"/>
          <w:numId w:val="19"/>
        </w:numPr>
      </w:pPr>
      <w:r>
        <w:t>Especies vegetales: hereda de especies y extiende sus atributos para que identifiquen sólo a los vegetales. Sus atributos son:</w:t>
      </w:r>
    </w:p>
    <w:p w:rsidR="000C0A46" w:rsidRDefault="000C0A46" w:rsidP="000C0A46">
      <w:pPr>
        <w:pStyle w:val="Prrafodelista"/>
        <w:numPr>
          <w:ilvl w:val="1"/>
          <w:numId w:val="19"/>
        </w:numPr>
      </w:pPr>
      <w:r>
        <w:t>Nº máximo de vegetales: indica el valor máximo de un vegetal en una misma casilla.</w:t>
      </w:r>
    </w:p>
    <w:p w:rsidR="000C0A46" w:rsidRDefault="000C0A46" w:rsidP="000C0A46">
      <w:pPr>
        <w:pStyle w:val="Prrafodelista"/>
        <w:numPr>
          <w:ilvl w:val="1"/>
          <w:numId w:val="19"/>
        </w:numPr>
      </w:pPr>
      <w:r>
        <w:t>Nº inicial de vegetales: indica el valor inicial de un vegetal de una casilla al crearse.</w:t>
      </w:r>
    </w:p>
    <w:p w:rsidR="000C0A46" w:rsidRDefault="000C0A46" w:rsidP="000C0A46">
      <w:pPr>
        <w:pStyle w:val="Prrafodelista"/>
        <w:numPr>
          <w:ilvl w:val="1"/>
          <w:numId w:val="19"/>
        </w:numPr>
      </w:pPr>
      <w:r>
        <w:t>Migración local: representa la posibilidad en tanto por uno de que un vegetal pueda expandirse a una casilla colindante.</w:t>
      </w:r>
    </w:p>
    <w:p w:rsidR="000C0A46" w:rsidRDefault="000C0A46" w:rsidP="000C0A46">
      <w:pPr>
        <w:pStyle w:val="Prrafodelista"/>
        <w:numPr>
          <w:ilvl w:val="1"/>
          <w:numId w:val="19"/>
        </w:numPr>
      </w:pPr>
      <w:r>
        <w:t>Migración global: representa la posibilidad en tanto por uno de que un vegetal pueda expandirse a una casilla de distancia entre 1 y el radio de migración.</w:t>
      </w:r>
    </w:p>
    <w:p w:rsidR="000C0A46" w:rsidRDefault="000C0A46" w:rsidP="000C0A46">
      <w:pPr>
        <w:pStyle w:val="Prrafodelista"/>
        <w:numPr>
          <w:ilvl w:val="1"/>
          <w:numId w:val="19"/>
        </w:numPr>
      </w:pPr>
      <w:r>
        <w:t>Radio migración: representa la distancia máxima a la que puede migrar globalmente un vegetal.</w:t>
      </w:r>
    </w:p>
    <w:p w:rsidR="000C0A46" w:rsidRDefault="000C0A46" w:rsidP="000C0A46">
      <w:pPr>
        <w:pStyle w:val="Prrafodelista"/>
        <w:numPr>
          <w:ilvl w:val="1"/>
          <w:numId w:val="19"/>
        </w:numPr>
      </w:pPr>
      <w:r>
        <w:t>Habitabilidad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0C0A46" w:rsidRDefault="000C0A46" w:rsidP="000C0A46">
      <w:pPr>
        <w:pStyle w:val="Prrafodelista"/>
        <w:ind w:left="1440"/>
      </w:pPr>
    </w:p>
    <w:p w:rsidR="000C0A46" w:rsidRDefault="000C0A46" w:rsidP="000C0A46">
      <w:pPr>
        <w:pStyle w:val="Prrafodelista"/>
        <w:numPr>
          <w:ilvl w:val="0"/>
          <w:numId w:val="19"/>
        </w:numPr>
      </w:pPr>
      <w:r>
        <w:t>Especies animales: hereda de especies y extiende sus atributos para que identifiquen sólo a los animales. Sus atributos son:</w:t>
      </w:r>
    </w:p>
    <w:p w:rsidR="000C0A46" w:rsidRDefault="000C0A46" w:rsidP="000C0A46">
      <w:pPr>
        <w:pStyle w:val="Prrafodelista"/>
        <w:numPr>
          <w:ilvl w:val="1"/>
          <w:numId w:val="19"/>
        </w:numPr>
      </w:pPr>
      <w:r>
        <w:lastRenderedPageBreak/>
        <w:t>Tipo de alimentación: indica si el animal es herbívoro o carnívoro.</w:t>
      </w:r>
    </w:p>
    <w:p w:rsidR="000C0A46" w:rsidRDefault="000C0A46" w:rsidP="000C0A46">
      <w:pPr>
        <w:pStyle w:val="Prrafodelista"/>
        <w:numPr>
          <w:ilvl w:val="1"/>
          <w:numId w:val="19"/>
        </w:numPr>
      </w:pPr>
      <w:r>
        <w:t>Reserva máxima: cantidad de alimento del que dispone como máximo un animal. Viene a ser algo como sus reservas de energía.</w:t>
      </w:r>
    </w:p>
    <w:p w:rsidR="000C0A46" w:rsidRDefault="000C0A46" w:rsidP="000C0A46">
      <w:pPr>
        <w:pStyle w:val="Prrafodelista"/>
        <w:numPr>
          <w:ilvl w:val="1"/>
          <w:numId w:val="19"/>
        </w:numPr>
      </w:pPr>
      <w:r>
        <w:t>Consumo: cantidad de esas reservas que se consumen por turno.</w:t>
      </w:r>
    </w:p>
    <w:p w:rsidR="000C0A46" w:rsidRDefault="000C0A46" w:rsidP="000C0A46">
      <w:pPr>
        <w:pStyle w:val="Prrafodelista"/>
        <w:numPr>
          <w:ilvl w:val="1"/>
          <w:numId w:val="19"/>
        </w:numPr>
      </w:pPr>
      <w:r>
        <w:t>Alimento máximo por turno: indica la cantidad máxima de alimento que puede añadir a la reserva.</w:t>
      </w:r>
    </w:p>
    <w:p w:rsidR="000C0A46" w:rsidRDefault="000C0A46" w:rsidP="000C0A46">
      <w:pPr>
        <w:pStyle w:val="Prrafodelista"/>
        <w:numPr>
          <w:ilvl w:val="1"/>
          <w:numId w:val="19"/>
        </w:numPr>
      </w:pPr>
      <w:r>
        <w:t>Aguante inicial: indica la cantidad máxima de turnos que puede moverse una especie animal sin necesitar descansar.</w:t>
      </w:r>
    </w:p>
    <w:p w:rsidR="000C0A46" w:rsidRDefault="000C0A46" w:rsidP="000C0A46">
      <w:pPr>
        <w:pStyle w:val="Prrafodelista"/>
        <w:numPr>
          <w:ilvl w:val="1"/>
          <w:numId w:val="19"/>
        </w:numPr>
      </w:pPr>
      <w:r>
        <w:t>Reproductibilidad: indica el nº de turnos que tienen que pasar en unas determinadas condiciones para que el animal se reproduzca.</w:t>
      </w:r>
    </w:p>
    <w:p w:rsidR="000C0A46" w:rsidRPr="0087296A" w:rsidRDefault="000C0A46" w:rsidP="000C0A46">
      <w:pPr>
        <w:pStyle w:val="Prrafodelista"/>
        <w:ind w:left="1440"/>
      </w:pPr>
    </w:p>
    <w:p w:rsidR="000C0A46" w:rsidRDefault="000C0A46" w:rsidP="000C0A46">
      <w:r>
        <w:t xml:space="preserve">Cuando instanciamos un elemento básicamente lo que hacemos es recurrir a estas estructuras para tomar unos valores iniciales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w:t>
      </w:r>
      <w:commentRangeStart w:id="63"/>
      <w:commentRangeStart w:id="64"/>
      <w:r>
        <w:t>son</w:t>
      </w:r>
      <w:commentRangeEnd w:id="63"/>
      <w:r w:rsidR="00E86B99">
        <w:rPr>
          <w:rStyle w:val="Refdecomentario"/>
        </w:rPr>
        <w:commentReference w:id="63"/>
      </w:r>
      <w:commentRangeEnd w:id="64"/>
      <w:r w:rsidR="007B6235">
        <w:rPr>
          <w:rStyle w:val="Refdecomentario"/>
        </w:rPr>
        <w:commentReference w:id="64"/>
      </w:r>
      <w:r>
        <w:t>:</w:t>
      </w:r>
    </w:p>
    <w:p w:rsidR="000C0A46" w:rsidRDefault="000C0A46" w:rsidP="000C0A46">
      <w:pPr>
        <w:pStyle w:val="Prrafodelista"/>
        <w:numPr>
          <w:ilvl w:val="0"/>
          <w:numId w:val="20"/>
        </w:numPr>
      </w:pPr>
      <w:r>
        <w:t>Seres: donde se encuentra listado la totalidad de los seres. Es la estructura que más se utiliza ya que es recorrida en cada iteración del algoritmo. Tiene como atributos propios:</w:t>
      </w:r>
    </w:p>
    <w:p w:rsidR="000C0A46" w:rsidRDefault="000C0A46" w:rsidP="000C0A46">
      <w:pPr>
        <w:pStyle w:val="Prrafodelista"/>
        <w:numPr>
          <w:ilvl w:val="1"/>
          <w:numId w:val="20"/>
        </w:numPr>
      </w:pPr>
      <w:proofErr w:type="spellStart"/>
      <w:r>
        <w:t>idSer</w:t>
      </w:r>
      <w:proofErr w:type="spellEnd"/>
      <w:r>
        <w:t>: identifica a cada ser de manera única.</w:t>
      </w:r>
    </w:p>
    <w:p w:rsidR="000C0A46" w:rsidRDefault="00F57867" w:rsidP="000C0A46">
      <w:pPr>
        <w:pStyle w:val="Prrafodelista"/>
        <w:numPr>
          <w:ilvl w:val="1"/>
          <w:numId w:val="20"/>
        </w:numPr>
      </w:pPr>
      <w:r>
        <w:t>P</w:t>
      </w:r>
      <w:r w:rsidR="000C0A46">
        <w:t>osición x e y: indica la posición en el tablero lógico del ser.</w:t>
      </w:r>
    </w:p>
    <w:p w:rsidR="000C0A46" w:rsidRDefault="000C0A46" w:rsidP="000C0A46">
      <w:pPr>
        <w:pStyle w:val="Prrafodelista"/>
        <w:ind w:left="1440"/>
      </w:pPr>
    </w:p>
    <w:p w:rsidR="000C0A46" w:rsidRDefault="000C0A46" w:rsidP="000C0A46">
      <w:pPr>
        <w:pStyle w:val="Prrafodelista"/>
        <w:numPr>
          <w:ilvl w:val="0"/>
          <w:numId w:val="20"/>
        </w:numPr>
      </w:pPr>
      <w:r>
        <w:t>Edificios: hereda de seres y expande sus atributos para identificar y controlar el comportamiento de los edificios. Sus atributos característicos son:</w:t>
      </w:r>
    </w:p>
    <w:p w:rsidR="000C0A46" w:rsidRDefault="000C0A46" w:rsidP="000C0A46">
      <w:pPr>
        <w:pStyle w:val="Prrafodelista"/>
        <w:numPr>
          <w:ilvl w:val="1"/>
          <w:numId w:val="20"/>
        </w:numPr>
      </w:pPr>
      <w:r>
        <w:t>Tipo edificio: donde guardamos la referencia al tipo de edificio que define a este edificio. Así nos evitamos duplicar los atributos que ya contiene tipo edificio y que no varían con el tiempo.</w:t>
      </w:r>
    </w:p>
    <w:p w:rsidR="000C0A46" w:rsidRDefault="000C0A46" w:rsidP="000C0A46">
      <w:pPr>
        <w:pStyle w:val="Prrafodelista"/>
        <w:numPr>
          <w:ilvl w:val="1"/>
          <w:numId w:val="20"/>
        </w:numPr>
      </w:pPr>
      <w:r>
        <w:t>Energía, componentes básicos, avanzados y material biológico que consume el edificio por turno. Se calculan en función de los valores introducidos en el tipo de edificio y un valor de eficiencia.</w:t>
      </w:r>
    </w:p>
    <w:p w:rsidR="000C0A46" w:rsidRDefault="000C0A46" w:rsidP="000C0A46">
      <w:pPr>
        <w:pStyle w:val="Prrafodelista"/>
        <w:numPr>
          <w:ilvl w:val="1"/>
          <w:numId w:val="20"/>
        </w:numPr>
      </w:pPr>
      <w:r>
        <w:t>Energía, componentes básicos, avanzados y material biológico que produce el edificio por turno. Se calculan en función de los valores introducidos en el tipo de edificio, la eficiencia y el número de metales del tipo que utiliza el edificio que se encuentren dentro del radio indicado.</w:t>
      </w:r>
    </w:p>
    <w:p w:rsidR="000C0A46" w:rsidRDefault="000C0A46" w:rsidP="000C0A46">
      <w:pPr>
        <w:pStyle w:val="Prrafodelista"/>
        <w:numPr>
          <w:ilvl w:val="1"/>
          <w:numId w:val="20"/>
        </w:numPr>
      </w:pPr>
      <w:r>
        <w:t>Eficiencia: valor que indica a que potencia va a estar funcionando el edificio. Los valores que utilizamos son 0%, 25%, 50%, 75%, 100%. Esto es porque al aumentar la eficiencia aumenta el radio del edificio para detectar más o menos metales y decidimos dar esas 5 opciones.</w:t>
      </w:r>
    </w:p>
    <w:p w:rsidR="000C0A46" w:rsidRDefault="000C0A46" w:rsidP="000C0A46">
      <w:pPr>
        <w:pStyle w:val="Prrafodelista"/>
        <w:numPr>
          <w:ilvl w:val="1"/>
          <w:numId w:val="20"/>
        </w:numPr>
      </w:pPr>
      <w:r>
        <w:t>Radio de acción: distancia a la que se comprueba el número de metales a usar desde la posición del edificio. Los valores van en función de la eficiencia y son 0, 2, 3, 4 y 5.</w:t>
      </w:r>
    </w:p>
    <w:p w:rsidR="000C0A46" w:rsidRDefault="000C0A46" w:rsidP="000C0A46">
      <w:pPr>
        <w:pStyle w:val="Prrafodelista"/>
        <w:numPr>
          <w:ilvl w:val="1"/>
          <w:numId w:val="20"/>
        </w:numPr>
      </w:pPr>
      <w:r>
        <w:t>Nº de metales: número de metales que se han obtenido al buscar en el tablero con el radio indicado por la eficiencia.</w:t>
      </w:r>
    </w:p>
    <w:p w:rsidR="000C0A46" w:rsidRDefault="000C0A46" w:rsidP="000C0A46">
      <w:pPr>
        <w:pStyle w:val="Prrafodelista"/>
        <w:numPr>
          <w:ilvl w:val="1"/>
          <w:numId w:val="20"/>
        </w:numPr>
      </w:pPr>
      <w:r>
        <w:lastRenderedPageBreak/>
        <w:t xml:space="preserve">Matriz de acción: lista de posiciones </w:t>
      </w:r>
      <w:proofErr w:type="gramStart"/>
      <w:r w:rsidR="003A3FF0">
        <w:t>pre calculadas</w:t>
      </w:r>
      <w:proofErr w:type="gramEnd"/>
      <w:r>
        <w:t xml:space="preserve"> al crear el edificio o modificar su eficiencia.</w:t>
      </w:r>
    </w:p>
    <w:p w:rsidR="000C0A46" w:rsidRDefault="000C0A46" w:rsidP="000C0A46">
      <w:pPr>
        <w:pStyle w:val="Prrafodelista"/>
        <w:numPr>
          <w:ilvl w:val="1"/>
          <w:numId w:val="20"/>
        </w:numPr>
      </w:pPr>
      <w:r>
        <w:t>Material biológico sin procesar: uno de los edificios tiene la característica especial de recolectar por turno en su radio parte de la vida y convertirla en material biológico compactándola. Este atributo es necesario para que no se pierda entre turno y turno el material sobrante al procesar el material biológico recolectado en material biológico útil para la nave.</w:t>
      </w:r>
    </w:p>
    <w:p w:rsidR="000C0A46" w:rsidRDefault="000C0A46" w:rsidP="000C0A46">
      <w:pPr>
        <w:pStyle w:val="Prrafodelista"/>
        <w:ind w:left="1440"/>
      </w:pPr>
    </w:p>
    <w:p w:rsidR="000C0A46" w:rsidRDefault="000C0A46" w:rsidP="000C0A46">
      <w:pPr>
        <w:pStyle w:val="Prrafodelista"/>
        <w:numPr>
          <w:ilvl w:val="0"/>
          <w:numId w:val="20"/>
        </w:numPr>
      </w:pPr>
      <w:r>
        <w:t>Vegetales: hereda de seres y expande sus atributos para identificar y controlar el comportamiento de los vegetales. Sus atributos característicos son:</w:t>
      </w:r>
    </w:p>
    <w:p w:rsidR="000C0A46" w:rsidRDefault="000C0A46" w:rsidP="000C0A46">
      <w:pPr>
        <w:pStyle w:val="Prrafodelista"/>
        <w:numPr>
          <w:ilvl w:val="1"/>
          <w:numId w:val="20"/>
        </w:numPr>
      </w:pPr>
      <w:r>
        <w:t>Especie vegetal: donde guardamos la referencia a la especie vegetal a la que pertenece.</w:t>
      </w:r>
    </w:p>
    <w:p w:rsidR="000C0A46" w:rsidRDefault="000C0A46" w:rsidP="000C0A46">
      <w:pPr>
        <w:pStyle w:val="Prrafodelista"/>
        <w:numPr>
          <w:ilvl w:val="1"/>
          <w:numId w:val="20"/>
        </w:numPr>
      </w:pPr>
      <w:r>
        <w:t>Nº de vegetales: indica cuantos vegetales hay en la casilla a la que pertenece. Se inicializa con nº inicial de vegetales al que accedemos mediante la especie y tiene como valor máximo el nº máximo de vegetales indicado también en la especie.</w:t>
      </w:r>
    </w:p>
    <w:p w:rsidR="000C0A46" w:rsidRDefault="000C0A46" w:rsidP="000C0A46">
      <w:pPr>
        <w:pStyle w:val="Prrafodelista"/>
        <w:numPr>
          <w:ilvl w:val="1"/>
          <w:numId w:val="20"/>
        </w:numPr>
      </w:pPr>
      <w:r>
        <w:t>Índice del hábitat: hace referencia al hábitat en el que se encuentra el vegetal.</w:t>
      </w:r>
    </w:p>
    <w:p w:rsidR="000C0A46" w:rsidRDefault="000C0A46" w:rsidP="000C0A46">
      <w:pPr>
        <w:pStyle w:val="Prrafodelista"/>
        <w:ind w:left="1440"/>
      </w:pPr>
    </w:p>
    <w:p w:rsidR="000C0A46" w:rsidRDefault="000C0A46" w:rsidP="000C0A46">
      <w:pPr>
        <w:pStyle w:val="Prrafodelista"/>
        <w:numPr>
          <w:ilvl w:val="0"/>
          <w:numId w:val="20"/>
        </w:numPr>
      </w:pPr>
      <w:r>
        <w:t>Animales: hereda de seres y expande sus atributos para identificar y controlar el comportamiento de los animales. Sus atributos característicos son:</w:t>
      </w:r>
    </w:p>
    <w:p w:rsidR="000C0A46" w:rsidRDefault="000C0A46" w:rsidP="000C0A46">
      <w:pPr>
        <w:pStyle w:val="Prrafodelista"/>
        <w:numPr>
          <w:ilvl w:val="1"/>
          <w:numId w:val="20"/>
        </w:numPr>
      </w:pPr>
      <w:r>
        <w:t>Especie animal: donde guardamos la referencia a la especie animal a la que pertenece.</w:t>
      </w:r>
    </w:p>
    <w:p w:rsidR="000C0A46" w:rsidRDefault="00A303EC" w:rsidP="000C0A46">
      <w:pPr>
        <w:pStyle w:val="Prrafodelista"/>
        <w:numPr>
          <w:ilvl w:val="1"/>
          <w:numId w:val="20"/>
        </w:numPr>
      </w:pPr>
      <w:r>
        <w:t>Reserva: representa la cantidad de alimento de la que dispone el animal. Si esta cantidad llega a 0 el animal muere. Igualmente tiene un valor máximo definido en su especie del que no puede pasar.</w:t>
      </w:r>
    </w:p>
    <w:p w:rsidR="00A303EC" w:rsidRDefault="00A303EC" w:rsidP="000C0A46">
      <w:pPr>
        <w:pStyle w:val="Prrafodelista"/>
        <w:numPr>
          <w:ilvl w:val="1"/>
          <w:numId w:val="20"/>
        </w:numPr>
      </w:pPr>
      <w:r>
        <w:t>Aguante: número de turnos seguidos que le quedan al animal para seguir moviéndose sin necesidad de descansar.</w:t>
      </w:r>
    </w:p>
    <w:p w:rsidR="00A303EC" w:rsidRDefault="00C504B3" w:rsidP="000C0A46">
      <w:pPr>
        <w:pStyle w:val="Prrafodelista"/>
        <w:numPr>
          <w:ilvl w:val="1"/>
          <w:numId w:val="20"/>
        </w:numPr>
      </w:pPr>
      <w:r>
        <w:t>Turnos para reproducción: número de turnos que le quedan al animal para reproducirse. Este contador sólo disminuye si el animal está bien alimentado (cuando su reserva está por encima del 75% de su reserva máxima). Además la reproducción sólo se producirá si el número de animales de esta especie no ha alcanzado su máximo.</w:t>
      </w:r>
    </w:p>
    <w:p w:rsidR="00C504B3" w:rsidRDefault="00C504B3" w:rsidP="000C0A46">
      <w:pPr>
        <w:pStyle w:val="Prrafodelista"/>
        <w:numPr>
          <w:ilvl w:val="1"/>
          <w:numId w:val="20"/>
        </w:numPr>
      </w:pPr>
      <w:r>
        <w:t>Estado: identifica el estado actual del animal que define su comportamiento y su situación actual. Los estados posibles son los siguientes:</w:t>
      </w:r>
    </w:p>
    <w:p w:rsidR="00C504B3" w:rsidRDefault="00C504B3" w:rsidP="00C504B3">
      <w:pPr>
        <w:pStyle w:val="Prrafodelista"/>
        <w:numPr>
          <w:ilvl w:val="2"/>
          <w:numId w:val="20"/>
        </w:numPr>
      </w:pPr>
      <w:r>
        <w:t xml:space="preserve">Nacer: es un estado que sólo dura un turno y que representa la creación del animal. La animación mostrará </w:t>
      </w:r>
      <w:r w:rsidR="004447DD">
        <w:t>como el animal va creciendo desde pequeño hasta alcanzar el tamaño normal.</w:t>
      </w:r>
    </w:p>
    <w:p w:rsidR="00C504B3" w:rsidRDefault="00C504B3" w:rsidP="00C504B3">
      <w:pPr>
        <w:pStyle w:val="Prrafodelista"/>
        <w:numPr>
          <w:ilvl w:val="2"/>
          <w:numId w:val="20"/>
        </w:numPr>
      </w:pPr>
      <w:r>
        <w:t>Descansar:</w:t>
      </w:r>
      <w:r w:rsidR="004447DD">
        <w:t xml:space="preserve"> se produce cuando un animal se queda sin aguante durando un turno o cuando un animal ha ingerido la suficiente cantidad de comida como para sentirse lleno (más del 75% de la reserva máxima) y descansa los turnos necesarios hasta volver a tener hambre. La animación muestra como duermen los animales plácidamente.</w:t>
      </w:r>
    </w:p>
    <w:p w:rsidR="004447DD" w:rsidRDefault="004447DD" w:rsidP="00C504B3">
      <w:pPr>
        <w:pStyle w:val="Prrafodelista"/>
        <w:numPr>
          <w:ilvl w:val="2"/>
          <w:numId w:val="20"/>
        </w:numPr>
      </w:pPr>
      <w:r>
        <w:lastRenderedPageBreak/>
        <w:t>Buscar alimento: es en esencia la animación de mover ya que el animal sólo se desplaza en busca de alimento. La animación desplaza al animal a su nueva posición mientras se balancea para dar sensación de movimiento.</w:t>
      </w:r>
    </w:p>
    <w:p w:rsidR="004447DD" w:rsidRDefault="004447DD" w:rsidP="00C504B3">
      <w:pPr>
        <w:pStyle w:val="Prrafodelista"/>
        <w:numPr>
          <w:ilvl w:val="2"/>
          <w:numId w:val="20"/>
        </w:numPr>
      </w:pPr>
      <w:r>
        <w:t xml:space="preserve">Comer: la acción de comer conlleva haber encontrado comida al alcance (los herbívoros se alimentan en su posición actual y los carnívoros a una posición colindante). En esta animación se muestra como los herbívoros devoran plantas y como los carnívoros acechan y atacan a otros animales. </w:t>
      </w:r>
    </w:p>
    <w:p w:rsidR="004447DD" w:rsidRDefault="004447DD" w:rsidP="00C504B3">
      <w:pPr>
        <w:pStyle w:val="Prrafodelista"/>
        <w:numPr>
          <w:ilvl w:val="2"/>
          <w:numId w:val="20"/>
        </w:numPr>
      </w:pPr>
      <w:r>
        <w:t>Morir: al igual que nacer sólo se produce una vez y da con la muerte del animal. La animación muestra como el animal se cae de lado y disminuye su tamaño hasta desaparecer.</w:t>
      </w:r>
    </w:p>
    <w:p w:rsidR="00B2421C" w:rsidRDefault="00E86B99">
      <w:r>
        <w:rPr>
          <w:rStyle w:val="Refdecomentario"/>
        </w:rPr>
        <w:commentReference w:id="65"/>
      </w:r>
      <w:r w:rsidR="00446901">
        <w:rPr>
          <w:rStyle w:val="Refdecomentario"/>
        </w:rPr>
        <w:commentReference w:id="66"/>
      </w:r>
    </w:p>
    <w:p w:rsidR="00B2421C" w:rsidRDefault="00B2421C" w:rsidP="00B2421C">
      <w:pPr>
        <w:pStyle w:val="Ttulo3"/>
      </w:pPr>
      <w:r>
        <w:br w:type="page"/>
      </w:r>
    </w:p>
    <w:p w:rsidR="00B60F7D" w:rsidRDefault="00B60F7D" w:rsidP="00B60F7D">
      <w:pPr>
        <w:pStyle w:val="Ttulo3"/>
      </w:pPr>
      <w:bookmarkStart w:id="67" w:name="_Toc334728619"/>
      <w:bookmarkStart w:id="68" w:name="_GoBack"/>
      <w:bookmarkEnd w:id="68"/>
      <w:commentRangeStart w:id="69"/>
      <w:commentRangeStart w:id="70"/>
      <w:r>
        <w:lastRenderedPageBreak/>
        <w:t>Funcionamiento del algoritmo</w:t>
      </w:r>
      <w:commentRangeEnd w:id="69"/>
      <w:r w:rsidR="00B95F5D">
        <w:rPr>
          <w:rStyle w:val="Refdecomentario"/>
          <w:rFonts w:asciiTheme="minorHAnsi" w:eastAsiaTheme="minorHAnsi" w:hAnsiTheme="minorHAnsi" w:cstheme="minorBidi"/>
          <w:b w:val="0"/>
          <w:bCs w:val="0"/>
          <w:color w:val="auto"/>
        </w:rPr>
        <w:commentReference w:id="69"/>
      </w:r>
      <w:bookmarkEnd w:id="67"/>
      <w:commentRangeEnd w:id="70"/>
      <w:r w:rsidR="00446901">
        <w:rPr>
          <w:rStyle w:val="Refdecomentario"/>
          <w:rFonts w:asciiTheme="minorHAnsi" w:eastAsiaTheme="minorHAnsi" w:hAnsiTheme="minorHAnsi" w:cstheme="minorBidi"/>
          <w:b w:val="0"/>
          <w:bCs w:val="0"/>
          <w:color w:val="auto"/>
        </w:rPr>
        <w:commentReference w:id="70"/>
      </w:r>
    </w:p>
    <w:p w:rsidR="00B60F7D" w:rsidRDefault="00B60F7D" w:rsidP="00B60F7D">
      <w:r>
        <w:t>El algoritmo se ejecuta cada 3segundos a velocidad normal. En un principio lo teníamos a 1 segundo por turno, pero en cuanto añadimos las animaciones vimos que era extremadamente rápido. Con pocas pruebas nos dimos cuenta de que 3 segundos era un valor ideal. Demás el juego cuenta con varias velocidades pudiendo ponerlo a 2x (1.5 segundos cada turno) y 5x (0.6 segundos por turno).</w:t>
      </w:r>
    </w:p>
    <w:p w:rsidR="00B60F7D" w:rsidRDefault="00B60F7D" w:rsidP="00B60F7D">
      <w:r>
        <w:t>En cada paso se recorre toda la lista de seres</w:t>
      </w:r>
      <w:r w:rsidR="007918EC">
        <w:t xml:space="preserve"> y uno por uno realiza su algoritmo dependiendo del tipo de ser que sea. Para que todos tengan las mismas oportunidades reordenamos la lista de seres cada cierto número de turnos, de forma que no siempre se ejecuten en el mismo orden. Esta reordenación la realizamos mediante el algoritmo de Fisher-Yates </w:t>
      </w:r>
      <w:proofErr w:type="spellStart"/>
      <w:r w:rsidR="007918EC">
        <w:t>shuffle</w:t>
      </w:r>
      <w:proofErr w:type="spellEnd"/>
      <w:r w:rsidR="007918EC">
        <w:t>.</w:t>
      </w:r>
      <w:r w:rsidR="005D0CE5">
        <w:t xml:space="preserve"> Según el origen de cada ser el algoritmo hará lo siguiente:</w:t>
      </w:r>
    </w:p>
    <w:p w:rsidR="005D0CE5" w:rsidRDefault="005D0CE5" w:rsidP="005D0CE5">
      <w:pPr>
        <w:pStyle w:val="Prrafodelista"/>
        <w:numPr>
          <w:ilvl w:val="0"/>
          <w:numId w:val="21"/>
        </w:numPr>
      </w:pPr>
      <w:r>
        <w:t>Vegetal: consta de los siguientes pasos:</w:t>
      </w:r>
    </w:p>
    <w:p w:rsidR="005D0CE5" w:rsidRDefault="005D0CE5" w:rsidP="005D0CE5">
      <w:pPr>
        <w:pStyle w:val="Prrafodelista"/>
        <w:numPr>
          <w:ilvl w:val="1"/>
          <w:numId w:val="21"/>
        </w:numPr>
      </w:pPr>
      <w:r>
        <w:t>Reproducción o muerte: dada la habitabilidad que tenga el vegetal en el hábitat de la casilla en la que se encuentra, la variación en el número de vegetales puede ser positiva o negativa. Esto es porque como hemos comentando anteriormente con una habitabilidad negativa (distinta de -1.0) el vegetal no puede sobrevivir y va muriendo paulinamente. Si al final de este paso el vegetal tiene un nº de vegetales &lt;= 0 el vegetal desaparece.</w:t>
      </w:r>
    </w:p>
    <w:p w:rsidR="005D0CE5" w:rsidRDefault="005D0CE5" w:rsidP="005D0CE5">
      <w:pPr>
        <w:pStyle w:val="Prrafodelista"/>
        <w:numPr>
          <w:ilvl w:val="1"/>
          <w:numId w:val="21"/>
        </w:numPr>
      </w:pPr>
      <w:r>
        <w:t xml:space="preserve">Migración local: se calcula mediante </w:t>
      </w:r>
      <w:r w:rsidR="00B95F5D">
        <w:t xml:space="preserve">un número aleatorio </w:t>
      </w:r>
      <w:r>
        <w:t>y los atributos del vegetal si se va a producir una migración local, que consiste en extender el vegetal a una casilla colindante. En caso de que de positivo se intenta esta migración que sólo se producirá si la casilla elegida está libre (no puede haber otro vegetal ni un edificio) y si es habitable para la especie (habitabilidad distinto de -1.0).</w:t>
      </w:r>
    </w:p>
    <w:p w:rsidR="005D0CE5" w:rsidRDefault="005D0CE5" w:rsidP="005D0CE5">
      <w:pPr>
        <w:pStyle w:val="Prrafodelista"/>
        <w:numPr>
          <w:ilvl w:val="1"/>
          <w:numId w:val="21"/>
        </w:numPr>
      </w:pPr>
      <w:r>
        <w:t xml:space="preserve">Migración global: es similar a la migración local, sólo que se calcula </w:t>
      </w:r>
      <w:r w:rsidR="00C02681">
        <w:t>una posición aleatoria con radio entre 1 y el radio de migración que tenga la especie.</w:t>
      </w:r>
    </w:p>
    <w:p w:rsidR="00C02681" w:rsidRDefault="00C02681" w:rsidP="005D0CE5">
      <w:pPr>
        <w:pStyle w:val="Prrafodelista"/>
        <w:numPr>
          <w:ilvl w:val="1"/>
          <w:numId w:val="21"/>
        </w:numPr>
      </w:pPr>
      <w:r>
        <w:t>Actualizar modelos del vegetal: a partir del nuevo valor del vegetal se calcula el nº de modelos que deberían representarlo. Y se añaden o eliminan de 1 en 1 cada turno para evitar cambios visualmente muy bruscos.</w:t>
      </w:r>
    </w:p>
    <w:p w:rsidR="00C02681" w:rsidRDefault="00C02681" w:rsidP="00C02681">
      <w:pPr>
        <w:pStyle w:val="Prrafodelista"/>
        <w:numPr>
          <w:ilvl w:val="0"/>
          <w:numId w:val="21"/>
        </w:numPr>
      </w:pPr>
      <w:r>
        <w:t>Animal: consta de los siguientes pasos:</w:t>
      </w:r>
    </w:p>
    <w:p w:rsidR="00C02681" w:rsidRDefault="00C02681" w:rsidP="00C02681">
      <w:pPr>
        <w:pStyle w:val="Prrafodelista"/>
        <w:numPr>
          <w:ilvl w:val="1"/>
          <w:numId w:val="21"/>
        </w:numPr>
      </w:pPr>
      <w:r>
        <w:t>Consumo de alimento: el animal consume parte de su reserva y en caso de que esta baje o iguale 0 el animal muere.</w:t>
      </w:r>
    </w:p>
    <w:p w:rsidR="00C02681" w:rsidRDefault="00C02681" w:rsidP="00C02681">
      <w:pPr>
        <w:pStyle w:val="Prrafodelista"/>
        <w:numPr>
          <w:ilvl w:val="1"/>
          <w:numId w:val="21"/>
        </w:numPr>
      </w:pPr>
      <w:r>
        <w:t>Reproducción: si el animal está bien alimentado (reserva mayor que el 75% de la reserva máxima) pasa a estado descansando y disminuye sus turnos de reproducción. Si estos turnos llegan a 0 el animal intenta reproducirse escogiendo una casilla colindante. Si esta casilla está libre (no hay ningún otro animal y no hay edificio)</w:t>
      </w:r>
      <w:r w:rsidR="00934715">
        <w:t xml:space="preserve"> y puede habitar en esa casilla</w:t>
      </w:r>
      <w:r>
        <w:t xml:space="preserve"> </w:t>
      </w:r>
      <w:r w:rsidR="00934715">
        <w:t>aparece un nuevo animal.</w:t>
      </w:r>
    </w:p>
    <w:p w:rsidR="00934715" w:rsidRDefault="00AE5349" w:rsidP="00C02681">
      <w:pPr>
        <w:pStyle w:val="Prrafodelista"/>
        <w:numPr>
          <w:ilvl w:val="1"/>
          <w:numId w:val="21"/>
        </w:numPr>
      </w:pPr>
      <w:r>
        <w:t>Cambio de estado: el animal modifica su estado actual por el siguiente. Básicamente si el estado es morir el animal desaparece. Si el animal está buscando comida y se queda sin aguante pasa a descansar y en el resto de los casos el siguiente estado es buscar comida.</w:t>
      </w:r>
    </w:p>
    <w:p w:rsidR="00AE5349" w:rsidRDefault="00AE5349" w:rsidP="00AE5349">
      <w:pPr>
        <w:pStyle w:val="Prrafodelista"/>
        <w:numPr>
          <w:ilvl w:val="0"/>
          <w:numId w:val="21"/>
        </w:numPr>
      </w:pPr>
      <w:r>
        <w:lastRenderedPageBreak/>
        <w:t>Edificio: en el caso de los edificios el algoritmo recopila el consumo y la producción de cada edificio y los va sumando a unos valores netos de cada recurso que se devolverán al final de cada paso del algoritmo. Como caso especial está la granja que recolecta en un radio de acción y procesa la recolección para convertirla en material biológico.</w:t>
      </w:r>
    </w:p>
    <w:p w:rsidR="00B60F7D" w:rsidRDefault="00B60F7D" w:rsidP="005D0CE5">
      <w:pPr>
        <w:pStyle w:val="Prrafodelista"/>
        <w:ind w:left="1440"/>
      </w:pPr>
      <w:r>
        <w:br w:type="page"/>
      </w:r>
    </w:p>
    <w:p w:rsidR="00BA7881" w:rsidRDefault="00BA7881" w:rsidP="00BA7881">
      <w:pPr>
        <w:pStyle w:val="Ttulo2"/>
        <w:numPr>
          <w:ilvl w:val="0"/>
          <w:numId w:val="9"/>
        </w:numPr>
      </w:pPr>
      <w:bookmarkStart w:id="71" w:name="_Toc334584261"/>
      <w:bookmarkStart w:id="72" w:name="_Toc334658914"/>
      <w:bookmarkStart w:id="73" w:name="_Toc334685624"/>
      <w:bookmarkStart w:id="74" w:name="_Toc334728620"/>
      <w:r>
        <w:lastRenderedPageBreak/>
        <w:t>Efectos y parte gráfica</w:t>
      </w:r>
      <w:bookmarkEnd w:id="71"/>
      <w:bookmarkEnd w:id="72"/>
      <w:bookmarkEnd w:id="73"/>
      <w:bookmarkEnd w:id="74"/>
    </w:p>
    <w:p w:rsidR="00FA794E" w:rsidRPr="007A1C92" w:rsidRDefault="00FA794E" w:rsidP="00FA794E">
      <w:pPr>
        <w:pStyle w:val="Ttulo3"/>
      </w:pPr>
      <w:bookmarkStart w:id="75" w:name="_Toc334584262"/>
      <w:bookmarkStart w:id="76" w:name="_Toc334658915"/>
      <w:bookmarkStart w:id="77" w:name="_Toc334728621"/>
      <w:bookmarkStart w:id="78" w:name="_Toc334584265"/>
      <w:r w:rsidRPr="007A1C92">
        <w:t>Introducción</w:t>
      </w:r>
      <w:bookmarkEnd w:id="75"/>
      <w:bookmarkEnd w:id="76"/>
      <w:bookmarkEnd w:id="77"/>
    </w:p>
    <w:p w:rsidR="00FA794E" w:rsidRDefault="00FA794E" w:rsidP="00FA794E">
      <w:pPr>
        <w:pStyle w:val="Piedefoto"/>
      </w:pPr>
      <w:commentRangeStart w:id="79"/>
      <w:commentRangeStart w:id="80"/>
      <w:r>
        <w:t>"</w:t>
      </w:r>
      <w:r w:rsidRPr="00055556">
        <w:t>Unity 3D, (Tambi</w:t>
      </w:r>
      <w:r>
        <w:t>é</w:t>
      </w:r>
      <w:r w:rsidRPr="00055556">
        <w:t>n Unity) es un Motor 3D para el Desarrollo de Videojuegos creado por Unity Technologies</w:t>
      </w:r>
      <w:r>
        <w:t xml:space="preserve">.  </w:t>
      </w:r>
      <w:r w:rsidRPr="00055556">
        <w:t>.</w:t>
      </w:r>
      <w:r>
        <w:t>.."</w:t>
      </w:r>
    </w:p>
    <w:p w:rsidR="00FA794E" w:rsidRDefault="00FA794E" w:rsidP="00FA794E">
      <w:pPr>
        <w:jc w:val="both"/>
      </w:pPr>
      <w:r>
        <w:t xml:space="preserve">Un Motor3D, ¿qué diablos significa esto? </w:t>
      </w:r>
    </w:p>
    <w:p w:rsidR="00FA794E" w:rsidRPr="00055556" w:rsidRDefault="00FA794E" w:rsidP="00FA794E">
      <w:pPr>
        <w:pStyle w:val="Piedefoto"/>
        <w:jc w:val="both"/>
      </w:pPr>
      <w:r>
        <w:t>"</w:t>
      </w:r>
      <w:r w:rsidRPr="00055556">
        <w:t xml:space="preserve">Un Motor 3D o </w:t>
      </w:r>
      <w:proofErr w:type="spellStart"/>
      <w:r w:rsidRPr="00055556">
        <w:t>GameEngine</w:t>
      </w:r>
      <w:proofErr w:type="spellEnd"/>
      <w:r w:rsidRPr="00055556">
        <w:t xml:space="preserve"> es un sistema diseñado para l</w:t>
      </w:r>
      <w:r>
        <w:t>a</w:t>
      </w:r>
      <w:r w:rsidRPr="00055556">
        <w:t xml:space="preserve"> creaci</w:t>
      </w:r>
      <w:r>
        <w:t>ó</w:t>
      </w:r>
      <w:r w:rsidRPr="00055556">
        <w:t>n y desarrollo</w:t>
      </w:r>
      <w:r>
        <w:t xml:space="preserve"> de videojuegos. </w:t>
      </w:r>
      <w:r w:rsidRPr="00055556">
        <w:t>Los motores más populares proporcionan un framework a los desarrolladores para crear</w:t>
      </w:r>
      <w:r w:rsidR="00237689">
        <w:t xml:space="preserve"> </w:t>
      </w:r>
      <w:r w:rsidRPr="00055556">
        <w:t xml:space="preserve">los juegos de ordenadores y </w:t>
      </w:r>
      <w:proofErr w:type="spellStart"/>
      <w:r w:rsidRPr="00055556">
        <w:t>consolas.La</w:t>
      </w:r>
      <w:proofErr w:type="spellEnd"/>
      <w:r w:rsidRPr="00055556">
        <w:t xml:space="preserve"> funcionalidad primaria típicamente proporcionada se basa en </w:t>
      </w:r>
      <w:r>
        <w:t xml:space="preserve">varios </w:t>
      </w:r>
      <w:r w:rsidRPr="00055556">
        <w:t>sistemas: El motor de renderizado o Renderer, que representa g</w:t>
      </w:r>
      <w:r>
        <w:t>ráficamente los elementos 2D y 3D, el motor físico o detector de colisiones y controladores para animación, sonido, inteligencia artificial, scripting, redes..."</w:t>
      </w:r>
    </w:p>
    <w:p w:rsidR="00FA794E" w:rsidRDefault="00FA794E" w:rsidP="00FA794E">
      <w:pPr>
        <w:jc w:val="both"/>
      </w:pPr>
      <w:r>
        <w:t>En esta sección nos vamos a centrar en el Renderer. ¿Pero qué es un Renderer?</w:t>
      </w:r>
    </w:p>
    <w:commentRangeEnd w:id="80"/>
    <w:p w:rsidR="00FA794E" w:rsidRDefault="00AF4191" w:rsidP="00FA794E">
      <w:pPr>
        <w:pStyle w:val="Ttulo4"/>
      </w:pPr>
      <w:r>
        <w:rPr>
          <w:rStyle w:val="Refdecomentario"/>
          <w:rFonts w:asciiTheme="minorHAnsi" w:eastAsiaTheme="minorHAnsi" w:hAnsiTheme="minorHAnsi" w:cstheme="minorBidi"/>
          <w:b w:val="0"/>
          <w:bCs w:val="0"/>
          <w:i w:val="0"/>
          <w:iCs w:val="0"/>
          <w:color w:val="auto"/>
        </w:rPr>
        <w:commentReference w:id="79"/>
      </w:r>
      <w:commentRangeEnd w:id="79"/>
      <w:r>
        <w:rPr>
          <w:rStyle w:val="Refdecomentario"/>
          <w:rFonts w:asciiTheme="minorHAnsi" w:eastAsiaTheme="minorHAnsi" w:hAnsiTheme="minorHAnsi" w:cstheme="minorBidi"/>
          <w:b w:val="0"/>
          <w:bCs w:val="0"/>
          <w:i w:val="0"/>
          <w:iCs w:val="0"/>
          <w:color w:val="auto"/>
        </w:rPr>
        <w:commentReference w:id="80"/>
      </w:r>
      <w:r w:rsidR="00FA794E">
        <w:t>Modelos</w:t>
      </w:r>
    </w:p>
    <w:p w:rsidR="00FA794E" w:rsidRDefault="00FA794E" w:rsidP="00FA794E">
      <w:pPr>
        <w:jc w:val="both"/>
      </w:pPr>
      <w:r>
        <w:t xml:space="preserve">La representación gráfica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FA794E" w:rsidRDefault="00FA794E" w:rsidP="00FA794E">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Renderer.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 </w:t>
      </w:r>
      <w:r>
        <w:t>apariencia y propiedades relacionadas con la luz</w:t>
      </w:r>
      <w:r w:rsidR="00237689">
        <w:t xml:space="preserve"> </w:t>
      </w:r>
      <w:r>
        <w:t xml:space="preserve">y la interacción con dichos cuerpos. </w:t>
      </w:r>
    </w:p>
    <w:p w:rsidR="00FA794E" w:rsidRPr="0087080E" w:rsidRDefault="00FA794E" w:rsidP="00FA794E">
      <w:pPr>
        <w:jc w:val="both"/>
      </w:pPr>
      <w:r w:rsidRPr="009C0E51">
        <w:t>El método m</w:t>
      </w:r>
      <w:r>
        <w:t>á</w:t>
      </w:r>
      <w:r w:rsidRPr="009C0E51">
        <w:t>s usado para modelar la geometría 3D son los polígonos.</w:t>
      </w:r>
      <w:r>
        <w:t xml:space="preserve"> Un objeto se aproxima mediante una malla poligonal o Mesh, una colección de polígonos interconectados entre sí. Por lo general el polígono mas usado es el triangulo dada su simplicidad.</w:t>
      </w:r>
    </w:p>
    <w:p w:rsidR="00FA794E" w:rsidRDefault="00FA794E" w:rsidP="00FA794E">
      <w:pPr>
        <w:jc w:val="both"/>
      </w:pPr>
      <w:r w:rsidRPr="0087080E">
        <w:t>Cada triángulo se describe por las tres coordenadas de sus vértices.</w:t>
      </w:r>
      <w:r w:rsidR="001849E0">
        <w:t xml:space="preserve"> </w:t>
      </w:r>
      <w:r w:rsidRPr="0087080E">
        <w:t>La desventaja de esta aproximación es que producen una superficie plana y lleva a tomar decisiones que conllevan sacrificar realismo por eficiencia o viceversa.</w:t>
      </w:r>
    </w:p>
    <w:p w:rsidR="00FA794E" w:rsidRPr="009C0E51" w:rsidRDefault="00FA794E" w:rsidP="00FA794E">
      <w:pPr>
        <w:pStyle w:val="Piedefoto"/>
      </w:pPr>
      <w:r>
        <w:rPr>
          <w:noProof/>
          <w:lang w:eastAsia="es-ES"/>
        </w:rPr>
        <w:drawing>
          <wp:anchor distT="0" distB="0" distL="114300" distR="114300" simplePos="0" relativeHeight="251656192"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Imagen de un Mesh en Blender, un programa de diseño 3D.</w:t>
      </w:r>
    </w:p>
    <w:p w:rsidR="00FA794E" w:rsidRDefault="00FA794E" w:rsidP="00FA794E">
      <w:pPr>
        <w:pStyle w:val="Ttulo4"/>
      </w:pPr>
      <w:r>
        <w:lastRenderedPageBreak/>
        <w:t>Renderizado</w:t>
      </w:r>
    </w:p>
    <w:p w:rsidR="00FA794E" w:rsidRDefault="00FA794E" w:rsidP="00FA794E">
      <w:pPr>
        <w:jc w:val="both"/>
      </w:pPr>
      <w:r>
        <w:t>El proceso de convertir estos datos manejables por el ordenador a imágenes manejables por nuestro cerebro se llama renderizado, y de ello se encarga el renderizador o Renderer. Se basa en varios procesos:</w:t>
      </w:r>
    </w:p>
    <w:p w:rsidR="00FA794E" w:rsidRPr="007E2177" w:rsidRDefault="00FA794E" w:rsidP="00FA794E">
      <w:pPr>
        <w:pStyle w:val="Ttulo5"/>
      </w:pPr>
      <w:proofErr w:type="gramStart"/>
      <w:r w:rsidRPr="007E2177">
        <w:t>Proyección  y</w:t>
      </w:r>
      <w:proofErr w:type="gramEnd"/>
      <w:r w:rsidRPr="007E2177">
        <w:t xml:space="preserve"> rasterización</w:t>
      </w:r>
    </w:p>
    <w:p w:rsidR="00FA794E" w:rsidRDefault="00FA794E" w:rsidP="00FA794E">
      <w:pPr>
        <w:jc w:val="both"/>
      </w:pPr>
      <w:r w:rsidRPr="00605200">
        <w:t>La proyección de los objetos 3D se calcula usando perspectiva lineal. Dada la posición del punto de vista y algunos parámetros de la cámara como la perspectiva, el volumen de vista</w:t>
      </w:r>
      <w:r>
        <w:t xml:space="preserve">, el campo de visión, etc., es sencillo calcular la proyección de un punto en un espacio tridimensional en un plano. </w:t>
      </w:r>
    </w:p>
    <w:p w:rsidR="00FA794E" w:rsidRPr="00961DA3" w:rsidRDefault="00FA794E" w:rsidP="00FA794E">
      <w:pPr>
        <w:jc w:val="both"/>
        <w:rPr>
          <w:u w:val="single"/>
        </w:rPr>
      </w:pPr>
      <w:r w:rsidRPr="00977B5F">
        <w:t>Una vez calculados los vértices se "rasterizan"</w:t>
      </w:r>
      <w:r>
        <w:t xml:space="preserve"> -se rellenan- </w:t>
      </w:r>
      <w:r w:rsidRPr="00977B5F">
        <w:t>los pixeles</w:t>
      </w:r>
      <w:r>
        <w:t xml:space="preserve"> interiores para darle el aspecto de superficie:</w:t>
      </w:r>
    </w:p>
    <w:p w:rsidR="00FA794E" w:rsidRPr="00CB24A5" w:rsidRDefault="00CB24A5" w:rsidP="00CB24A5">
      <w:pPr>
        <w:pStyle w:val="Piedefoto"/>
      </w:pPr>
      <w:ins w:id="81" w:author="Maf" w:date="2012-09-06T20:48:00Z">
        <w:r w:rsidRPr="00CB24A5">
          <w:rPr>
            <w:noProof/>
            <w:lang w:eastAsia="es-ES"/>
          </w:rPr>
          <w:drawing>
            <wp:anchor distT="0" distB="0" distL="114300" distR="114300" simplePos="0" relativeHeight="251657216" behindDoc="1" locked="0" layoutInCell="1" allowOverlap="1">
              <wp:simplePos x="0" y="0"/>
              <wp:positionH relativeFrom="column">
                <wp:posOffset>694055</wp:posOffset>
              </wp:positionH>
              <wp:positionV relativeFrom="paragraph">
                <wp:posOffset>72390</wp:posOffset>
              </wp:positionV>
              <wp:extent cx="4046220" cy="1885950"/>
              <wp:effectExtent l="190500" t="152400" r="163830" b="133350"/>
              <wp:wrapTight wrapText="bothSides">
                <wp:wrapPolygon edited="1">
                  <wp:start x="25737" y="22250"/>
                  <wp:lineTo x="25800" y="-1327"/>
                  <wp:lineTo x="-3412" y="-1123"/>
                  <wp:lineTo x="-3508" y="22594"/>
                  <wp:lineTo x="25737" y="22250"/>
                </wp:wrapPolygon>
              </wp:wrapTight>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4046220" cy="1885950"/>
                      </a:xfrm>
                      <a:prstGeom prst="rect">
                        <a:avLst/>
                      </a:prstGeom>
                      <a:ln>
                        <a:noFill/>
                      </a:ln>
                      <a:effectLst>
                        <a:outerShdw blurRad="190500" algn="tl" rotWithShape="0">
                          <a:srgbClr val="000000">
                            <a:alpha val="70000"/>
                          </a:srgbClr>
                        </a:outerShdw>
                      </a:effectLst>
                    </pic:spPr>
                  </pic:pic>
                </a:graphicData>
              </a:graphic>
            </wp:anchor>
          </w:drawing>
        </w:r>
      </w:ins>
      <w:r w:rsidR="00FA794E" w:rsidRPr="00CB24A5">
        <w:t>En este ejemplo se han proyectado los 3 puntos rojos usando perspectiva lineal y se ha rasterizado el triangulo rellenándolo de negro. Para mejorar la imagen cada pixel rasterizado debería tener en cuenta las propiedades del objeto en sí tales como su iluminación, reflectividad, etc.</w:t>
      </w:r>
    </w:p>
    <w:p w:rsidR="00FA794E" w:rsidRDefault="00FA794E" w:rsidP="00FA794E">
      <w:pPr>
        <w:pStyle w:val="Ttulo5"/>
      </w:pPr>
      <w:r>
        <w:t>Visibilidad</w:t>
      </w:r>
    </w:p>
    <w:p w:rsidR="00FA794E" w:rsidRDefault="00FA794E" w:rsidP="00FA794E">
      <w:pPr>
        <w:jc w:val="both"/>
      </w:pPr>
      <w:r>
        <w:t xml:space="preserve">Si la escena contiene más de un objeto puede ocurrir que se oculten unos a otros. Lo ideal es que se representen solo los que serian visibles, y esto se consigue gracias a ciertos algoritmos y técnicas de visibilidad. </w:t>
      </w:r>
      <w:r w:rsidRPr="00411A94">
        <w:t>Uno de ellos es el llamado "</w:t>
      </w:r>
      <w:r>
        <w:t>A</w:t>
      </w:r>
      <w:r w:rsidRPr="00411A94">
        <w:t>lgoritmo del Pintor"</w:t>
      </w:r>
      <w:r>
        <w:t>, que consiste en ordenar los polígonos de los objetos de más a menos lejano al punto de vista y rasterizarlos en ese orden. De este modo los polígonos frontales al ser rasterizados ocultan las partes de los polígonos más alejados.</w:t>
      </w:r>
    </w:p>
    <w:p w:rsidR="00FA794E" w:rsidRDefault="00FA794E" w:rsidP="00FA794E">
      <w:pPr>
        <w:jc w:val="center"/>
        <w:rPr>
          <w:noProof/>
          <w:lang w:eastAsia="es-ES"/>
        </w:rPr>
      </w:pPr>
    </w:p>
    <w:p w:rsidR="00FA794E" w:rsidRDefault="00FA794E" w:rsidP="00FA794E">
      <w:pPr>
        <w:jc w:val="center"/>
      </w:pPr>
      <w:r>
        <w:rPr>
          <w:noProof/>
          <w:lang w:eastAsia="es-ES"/>
        </w:rPr>
        <w:lastRenderedPageBreak/>
        <w:drawing>
          <wp:inline distT="0" distB="0" distL="0" distR="0">
            <wp:extent cx="3216451" cy="2193234"/>
            <wp:effectExtent l="190500" t="152400" r="174449" b="130866"/>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3224114" cy="2198459"/>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Algoritmo del pintor: el polígono 2 se rasteriza antes que el polígono 1. Al rasterizarse este último la sección no visible del polígono 2 queda oculta al punto de vista y se produce la oclusión correcta.</w:t>
      </w:r>
    </w:p>
    <w:p w:rsidR="00FA794E" w:rsidRDefault="00FA794E" w:rsidP="00FA794E">
      <w:pPr>
        <w:jc w:val="both"/>
      </w:pPr>
      <w:r>
        <w:t xml:space="preserve">Otro algoritmo común en diseño 3D es el llamado Ray-tracing. Este método se basa en lanzar un rayo desde el punto de vista hasta cada pixel de la escena. Después se calcula la intersección entre cada rayo con cada uno de los objetos y se selecciona la primera de ellas, la más cercana al punto de vista. Este método es más costoso en cuanto a </w:t>
      </w:r>
      <w:r w:rsidR="006A4201">
        <w:t>rendimiento</w:t>
      </w:r>
      <w:r>
        <w:t>, pero permite su aplicación a otras áreas como el sombreado y modelos de iluminación más complejos y realistas que incluyen propiedades de los materiales como la reflexión, la absorción o la emisión de luz, iluminación especular, etc.</w:t>
      </w:r>
    </w:p>
    <w:p w:rsidR="00FA794E" w:rsidRDefault="00FA794E" w:rsidP="00FA794E">
      <w:pPr>
        <w:jc w:val="center"/>
      </w:pPr>
      <w:r>
        <w:rPr>
          <w:noProof/>
          <w:lang w:eastAsia="es-ES"/>
        </w:rPr>
        <w:drawing>
          <wp:inline distT="0" distB="0" distL="0" distR="0">
            <wp:extent cx="3370138" cy="2272747"/>
            <wp:effectExtent l="190500" t="152400" r="173162" b="127553"/>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376105" cy="2276771"/>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Se manda un rayo desde el punto de vista y atravesando el pixel de la imagen a calcular. La intersección de este rayo se produce con 2 polígonos. Nos quedamos con el pixel claro ya que se produjo primero la del polígono 1.</w:t>
      </w:r>
    </w:p>
    <w:p w:rsidR="00FA794E" w:rsidRDefault="00FA794E" w:rsidP="00FA794E">
      <w:r>
        <w:br w:type="page"/>
      </w:r>
    </w:p>
    <w:p w:rsidR="00FA794E" w:rsidRDefault="00FA794E" w:rsidP="00FA794E">
      <w:pPr>
        <w:jc w:val="both"/>
      </w:pPr>
      <w:r>
        <w:lastRenderedPageBreak/>
        <w:t>El método del z-buffer es el más utilizado y el que nos atañe, pues se usa en las aplicaciones de renderizado en tiempo real dada su velocidad. Se basa en almacenar la profundidad (z)</w:t>
      </w:r>
      <w:r w:rsidR="00237689">
        <w:t> de</w:t>
      </w:r>
      <w:r>
        <w:t xml:space="preserve"> cada pixel. Cuando se va a rasterizar un polígono el algoritmo calcula para cada pixel la profundidad de lo ya dibujado con la del pixel del polígono en sí. De esta forma si la profundidad actual es más lejana que la del pixel del polígono actual se actualizara el pixel de la imagen con su color y profundidad. En el caso contrario tenemos que para este pixel un polígono dibujado anteriormente lo habrá ocultado y por lo tanto queda oculto y no ha de pintarse.</w:t>
      </w:r>
    </w:p>
    <w:p w:rsidR="00FA794E" w:rsidRDefault="00FA794E" w:rsidP="00FA794E">
      <w:pPr>
        <w:jc w:val="center"/>
        <w:rPr>
          <w:rStyle w:val="PiedefotoCar"/>
        </w:rPr>
      </w:pPr>
      <w:r>
        <w:rPr>
          <w:noProof/>
          <w:lang w:eastAsia="es-ES"/>
        </w:rPr>
        <w:drawing>
          <wp:inline distT="0" distB="0" distL="0" distR="0">
            <wp:extent cx="2822761" cy="2246227"/>
            <wp:effectExtent l="190500" t="152400" r="168089" b="135023"/>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2824822" cy="2247867"/>
                    </a:xfrm>
                    <a:prstGeom prst="rect">
                      <a:avLst/>
                    </a:prstGeom>
                    <a:ln>
                      <a:noFill/>
                    </a:ln>
                    <a:effectLst>
                      <a:outerShdw blurRad="190500" algn="tl" rotWithShape="0">
                        <a:srgbClr val="000000">
                          <a:alpha val="70000"/>
                        </a:srgbClr>
                      </a:outerShdw>
                    </a:effectLst>
                  </pic:spPr>
                </pic:pic>
              </a:graphicData>
            </a:graphic>
          </wp:inline>
        </w:drawing>
      </w:r>
    </w:p>
    <w:p w:rsidR="00FA794E" w:rsidRPr="006011ED" w:rsidRDefault="00FA794E" w:rsidP="00FA794E">
      <w:pPr>
        <w:jc w:val="center"/>
        <w:rPr>
          <w:rStyle w:val="PiedefotoCar"/>
        </w:rPr>
      </w:pPr>
      <w:r w:rsidRPr="006011ED">
        <w:rPr>
          <w:rStyle w:val="PiedefotoCar"/>
        </w:rPr>
        <w:t>El método del z-buffer</w:t>
      </w:r>
    </w:p>
    <w:p w:rsidR="00FA794E" w:rsidRDefault="00FA794E" w:rsidP="00FA794E">
      <w:pPr>
        <w:pStyle w:val="Ttulo5"/>
      </w:pPr>
      <w:r>
        <w:t>Shading y materiales</w:t>
      </w:r>
    </w:p>
    <w:p w:rsidR="00FA794E" w:rsidRDefault="00FA794E" w:rsidP="00FA794E">
      <w:r w:rsidRPr="00507478">
        <w:t xml:space="preserve">Introducir puntos de luz en la escena aumenta el realismo de </w:t>
      </w:r>
      <w:r>
        <w:t xml:space="preserve">ésta. Los objetos pueden ser sombreados o iluminados de acuerdo a su interacción con la luz recibida. </w:t>
      </w:r>
      <w:r w:rsidRPr="00507478">
        <w:t xml:space="preserve">Hay varios modelos de iluminación, </w:t>
      </w:r>
      <w:r>
        <w:t xml:space="preserve">a cada cual más complejo, propuestos en las diferentes publicaciones de cada autor. Todos ellos tratan de resolver con distintas prioridades la llamada </w:t>
      </w:r>
      <w:commentRangeStart w:id="82"/>
      <w:commentRangeStart w:id="83"/>
      <w:r w:rsidR="009E7ECE">
        <w:fldChar w:fldCharType="begin"/>
      </w:r>
      <w:r>
        <w:instrText>HYPERLINK "http://en.wikipedia.org/wiki/Rendering_equation"</w:instrText>
      </w:r>
      <w:r w:rsidR="009E7ECE">
        <w:fldChar w:fldCharType="separate"/>
      </w:r>
      <w:r>
        <w:rPr>
          <w:rStyle w:val="Hipervnculo"/>
        </w:rPr>
        <w:t xml:space="preserve">Ecuación del </w:t>
      </w:r>
      <w:proofErr w:type="spellStart"/>
      <w:r>
        <w:rPr>
          <w:rStyle w:val="Hipervnculo"/>
        </w:rPr>
        <w:t>Renderizado</w:t>
      </w:r>
      <w:proofErr w:type="spellEnd"/>
      <w:r w:rsidR="009E7ECE">
        <w:fldChar w:fldCharType="end"/>
      </w:r>
      <w:commentRangeEnd w:id="82"/>
      <w:commentRangeEnd w:id="83"/>
      <w:r w:rsidR="006A4201">
        <w:rPr>
          <w:rStyle w:val="Refdecomentario"/>
        </w:rPr>
        <w:commentReference w:id="82"/>
      </w:r>
      <w:r>
        <w:rPr>
          <w:rStyle w:val="Refdecomentario"/>
        </w:rPr>
        <w:commentReference w:id="83"/>
      </w:r>
      <w:r>
        <w:t xml:space="preserve">. </w:t>
      </w:r>
      <w:r w:rsidRPr="00E34501">
        <w:t>Describen como se refleja la luz en el objeto en el que incide, dependiendo de la</w:t>
      </w:r>
      <w:r>
        <w:t>s</w:t>
      </w:r>
      <w:r w:rsidRPr="00E34501">
        <w:t xml:space="preserve"> orientacion</w:t>
      </w:r>
      <w:r>
        <w:t>es</w:t>
      </w:r>
      <w:r w:rsidRPr="00E34501">
        <w:t xml:space="preserve"> relativa</w:t>
      </w:r>
      <w:r>
        <w:t>s</w:t>
      </w:r>
      <w:r w:rsidRPr="00E34501">
        <w:t xml:space="preserve"> de la superficie</w:t>
      </w:r>
      <w:r>
        <w:t>, el origen de la luz y el punto de vista:</w:t>
      </w:r>
    </w:p>
    <w:p w:rsidR="00FA794E" w:rsidRDefault="00FA794E" w:rsidP="00FA794E">
      <w:pPr>
        <w:pStyle w:val="Piedefoto"/>
      </w:pPr>
      <w:r>
        <w:rPr>
          <w:noProof/>
          <w:lang w:eastAsia="es-ES"/>
        </w:rPr>
        <w:drawing>
          <wp:inline distT="0" distB="0" distL="0" distR="0">
            <wp:extent cx="1966291" cy="1932149"/>
            <wp:effectExtent l="190500" t="152400" r="167309" b="125251"/>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1966789" cy="1932639"/>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Modelo de iluminación simple: la iluminación/intensidad del color del pixel dependerá tanto del ángulo de incidencia de la luz en el objeto como el ángulo de visión desde el que se observa.</w:t>
      </w:r>
    </w:p>
    <w:p w:rsidR="00FA794E" w:rsidRDefault="00FA794E" w:rsidP="00FA794E">
      <w:pPr>
        <w:pStyle w:val="Ttulo5"/>
      </w:pPr>
      <w:r>
        <w:lastRenderedPageBreak/>
        <w:t>UVs y texturas</w:t>
      </w:r>
    </w:p>
    <w:p w:rsidR="00FA794E" w:rsidRDefault="00FA794E" w:rsidP="00FA794E">
      <w:r>
        <w:t xml:space="preserve">Para dar aun mayor realismo existe la posibilidad de utilizar texturas en cada uno de estos polígonos del objeto. A cada una de ellos se le hace corresponder una sección de dicha textura, una imagen 2D dicha textura, y mediante cálculos se distorsiona para cuadrar con la perspectiva usada. Este "mapa" de vértices relacionados con la </w:t>
      </w:r>
      <w:r w:rsidRPr="00F20F17">
        <w:t>textura</w:t>
      </w:r>
      <w:r>
        <w:t xml:space="preserve"> se denomina UV, y su nombre proviene de las letras U y V que hacen referencia a las coordenadas del plano que forma la textura -coordenadas normalizadas, en un intervalo de 0 a 1- en "homenaje" a las </w:t>
      </w:r>
      <w:r w:rsidR="00237689">
        <w:t>letras “</w:t>
      </w:r>
      <w:r>
        <w:t>X", "Y" y "Z" que hacen referencia a las coordenadas de los vértices en el espacio 3D.</w:t>
      </w:r>
    </w:p>
    <w:p w:rsidR="00FA794E" w:rsidRDefault="00FA794E" w:rsidP="00FA794E">
      <w:pPr>
        <w:pStyle w:val="Piedefoto"/>
      </w:pPr>
      <w:r>
        <w:rPr>
          <w:noProof/>
          <w:lang w:eastAsia="es-ES"/>
        </w:rPr>
        <w:drawing>
          <wp:inline distT="0" distB="0" distL="0" distR="0">
            <wp:extent cx="3419889" cy="2579718"/>
            <wp:effectExtent l="190500" t="152400" r="180561" b="125382"/>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3421325" cy="2580801"/>
                    </a:xfrm>
                    <a:prstGeom prst="rect">
                      <a:avLst/>
                    </a:prstGeom>
                    <a:ln>
                      <a:noFill/>
                    </a:ln>
                    <a:effectLst>
                      <a:outerShdw blurRad="190500" algn="tl" rotWithShape="0">
                        <a:srgbClr val="000000">
                          <a:alpha val="70000"/>
                        </a:srgbClr>
                      </a:outerShdw>
                    </a:effectLst>
                  </pic:spPr>
                </pic:pic>
              </a:graphicData>
            </a:graphic>
          </wp:inline>
        </w:drawing>
      </w:r>
    </w:p>
    <w:p w:rsidR="00FA794E" w:rsidRPr="00841C80" w:rsidRDefault="00FA794E" w:rsidP="00FA794E">
      <w:pPr>
        <w:pStyle w:val="Piedefoto"/>
      </w:pPr>
      <w:r>
        <w:t>UVs del modelo de una tortuga. Cada cara queda mapeada a unas coordenadas de la textura, que se rasteriza en el espacio 3D teniendo en cuenta todas las propiedades anteriormente descritas de iluminación y sombreado, oclusiones, etc.</w:t>
      </w:r>
    </w:p>
    <w:p w:rsidR="00FA794E" w:rsidRPr="00D5624A" w:rsidRDefault="00FA794E" w:rsidP="00FA794E">
      <w:pPr>
        <w:pStyle w:val="Ttulo5"/>
      </w:pPr>
      <w:r w:rsidRPr="00D5624A">
        <w:t>Luces y sombras</w:t>
      </w:r>
    </w:p>
    <w:p w:rsidR="00FA794E" w:rsidRDefault="00FA794E" w:rsidP="00FA794E">
      <w:pPr>
        <w:jc w:val="both"/>
      </w:pPr>
      <w:r w:rsidRPr="00DB15D0">
        <w:t>Los modelos de iluminación y sombreado solo toman en consideración las interacciones locales de un objeto con la luz. No simulan por ejemplo las sombras qu</w:t>
      </w:r>
      <w:r>
        <w:t>e producen o reciben, que son má</w:t>
      </w:r>
      <w:r w:rsidRPr="00DB15D0">
        <w:t xml:space="preserve">s </w:t>
      </w:r>
      <w:r>
        <w:t>complejas dado su carácter no local, ya que una sombra se produce cuando un objeto bloquea la fuente de luz en cierta medida.</w:t>
      </w:r>
    </w:p>
    <w:p w:rsidR="00FA794E" w:rsidRDefault="00237689" w:rsidP="00FA794E">
      <w:pPr>
        <w:jc w:val="both"/>
      </w:pPr>
      <w:r w:rsidRPr="00DB15D0">
        <w:t>El Ray</w:t>
      </w:r>
      <w:r w:rsidR="00FA794E" w:rsidRPr="00DB15D0">
        <w:t xml:space="preserve">-tracing, por ejemplo, puede manejar </w:t>
      </w:r>
      <w:r w:rsidR="003D3880" w:rsidRPr="00DB15D0">
        <w:t>estas características</w:t>
      </w:r>
      <w:r w:rsidR="00FA794E" w:rsidRPr="00DB15D0">
        <w:t xml:space="preserve"> de las sombras,</w:t>
      </w:r>
      <w:r w:rsidR="00FA794E">
        <w:t xml:space="preserve"> pero </w:t>
      </w:r>
      <w:r w:rsidR="00DB15D0">
        <w:t>requiere</w:t>
      </w:r>
      <w:r w:rsidR="00581D3A" w:rsidRPr="00DB15D0">
        <w:t xml:space="preserve"> </w:t>
      </w:r>
      <w:r w:rsidR="00DB15D0">
        <w:t>un</w:t>
      </w:r>
      <w:r w:rsidR="00FA794E">
        <w:t xml:space="preserve"> cálculo de sombra por cada pixel y cada fuente de </w:t>
      </w:r>
      <w:r>
        <w:t>luz. El</w:t>
      </w:r>
      <w:r w:rsidR="00FA794E">
        <w:t xml:space="preserve"> método consiste en lanzar un rayo desde el punto visible o iluminado hacia la fuente de luz, y comprobar si interseca con algún otro objeto. </w:t>
      </w:r>
      <w:r w:rsidR="002C5D18">
        <w:t>De</w:t>
      </w:r>
      <w:r w:rsidR="00FA794E">
        <w:t xml:space="preserve"> hacerlo, se puede concluir que el pixel desde el que se lanzo el rayo esta bajo una sombra.</w:t>
      </w:r>
    </w:p>
    <w:p w:rsidR="00FA794E" w:rsidRDefault="00FA794E" w:rsidP="00FA794E">
      <w:pPr>
        <w:jc w:val="center"/>
      </w:pPr>
      <w:r>
        <w:rPr>
          <w:noProof/>
          <w:lang w:eastAsia="es-ES"/>
        </w:rPr>
        <w:lastRenderedPageBreak/>
        <w:drawing>
          <wp:inline distT="0" distB="0" distL="0" distR="0">
            <wp:extent cx="2313305" cy="2554356"/>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2314003" cy="2555127"/>
                    </a:xfrm>
                    <a:prstGeom prst="rect">
                      <a:avLst/>
                    </a:prstGeom>
                    <a:noFill/>
                    <a:ln w="9525">
                      <a:noFill/>
                      <a:miter lim="800000"/>
                      <a:headEnd/>
                      <a:tailEnd/>
                    </a:ln>
                  </pic:spPr>
                </pic:pic>
              </a:graphicData>
            </a:graphic>
          </wp:inline>
        </w:drawing>
      </w:r>
    </w:p>
    <w:p w:rsidR="00FA794E" w:rsidRDefault="00FA794E" w:rsidP="00FA794E">
      <w:pPr>
        <w:pStyle w:val="Piedefoto"/>
      </w:pPr>
      <w:r>
        <w:t>Calculo de sombras mediante Ray-tracing.</w:t>
      </w:r>
      <w:r w:rsidR="00DB15D0" w:rsidRPr="00DB15D0">
        <w:t xml:space="preserve"> </w:t>
      </w:r>
      <w:r w:rsidR="00DB15D0">
        <w:t xml:space="preserve"> </w:t>
      </w:r>
      <w:r w:rsidR="002C5D18">
        <w:t>La</w:t>
      </w:r>
      <w:r>
        <w:t xml:space="preserve"> zona oscura esta en sombra ya que el objeto superior se encuentra en el camino del rayo lanzado desde cada pixel a la fuente de luz. </w:t>
      </w:r>
    </w:p>
    <w:p w:rsidR="00FA794E" w:rsidRDefault="00FA794E" w:rsidP="00FA794E">
      <w:pPr>
        <w:jc w:val="both"/>
      </w:pPr>
      <w:r w:rsidRPr="00DB15D0">
        <w:t>Existen m</w:t>
      </w:r>
      <w:r>
        <w:t>á</w:t>
      </w:r>
      <w:r w:rsidRPr="00DB15D0">
        <w:t>s t</w:t>
      </w:r>
      <w:r>
        <w:t>é</w:t>
      </w:r>
      <w:r w:rsidRPr="00DB15D0">
        <w:t xml:space="preserve">cnicas para añadir </w:t>
      </w:r>
      <w:r>
        <w:t>aun mayor realismo a la escena, casi todas ellas relacionadas con aspectos físicos de la luz como por ejemplo la iluminación especular, o como objetos que reflejan la luz pueden actuar como fuentes de luz en sí mismo para otros objetos, o fuentes de iluminación ambiente, dispersión de la luz en la atmosfera, etc. pero su alto coste computacional los limita de momento a aplicaciones de diseño 3D y no para aplicaciones más enfocadas al tiempo real como es un juego.</w:t>
      </w:r>
    </w:p>
    <w:p w:rsidR="00FA794E" w:rsidRDefault="00FA794E" w:rsidP="00FA794E">
      <w:pPr>
        <w:pStyle w:val="Ttulo3"/>
      </w:pPr>
      <w:bookmarkStart w:id="84" w:name="_Toc334658916"/>
      <w:bookmarkStart w:id="85" w:name="_Toc334728622"/>
      <w:r>
        <w:t>Construyendo un modelo 3D</w:t>
      </w:r>
      <w:bookmarkEnd w:id="84"/>
      <w:bookmarkEnd w:id="85"/>
    </w:p>
    <w:p w:rsidR="00FA794E" w:rsidRDefault="00FA794E" w:rsidP="00FA794E">
      <w:r>
        <w:t xml:space="preserve">Software: Blender: descripción, porque Blender? ventajas frente a otras alternativas, </w:t>
      </w:r>
    </w:p>
    <w:p w:rsidR="00FA794E" w:rsidRDefault="003A3FF0" w:rsidP="00FA794E">
      <w:r>
        <w:t>Método</w:t>
      </w:r>
      <w:r w:rsidR="00FA794E">
        <w:t xml:space="preserve">: Box </w:t>
      </w:r>
      <w:proofErr w:type="spellStart"/>
      <w:r w:rsidR="00FA794E">
        <w:t>Modeling</w:t>
      </w:r>
      <w:proofErr w:type="spellEnd"/>
    </w:p>
    <w:p w:rsidR="00FA794E" w:rsidRPr="00292AAE" w:rsidRDefault="003A3FF0" w:rsidP="00FA794E">
      <w:r>
        <w:t>Texturas</w:t>
      </w:r>
      <w:r w:rsidR="00FA794E">
        <w:t>: mapeado</w:t>
      </w:r>
    </w:p>
    <w:p w:rsidR="00FA794E" w:rsidRPr="00292AAE" w:rsidRDefault="00FA794E" w:rsidP="00FA794E">
      <w:pPr>
        <w:pStyle w:val="Ttulo3"/>
      </w:pPr>
      <w:bookmarkStart w:id="86" w:name="_Toc334658917"/>
      <w:bookmarkStart w:id="87" w:name="_Toc334728623"/>
      <w:r w:rsidRPr="00292AAE">
        <w:t>Shaders</w:t>
      </w:r>
      <w:bookmarkEnd w:id="86"/>
      <w:bookmarkEnd w:id="87"/>
    </w:p>
    <w:p w:rsidR="00FA794E" w:rsidRDefault="00FA794E" w:rsidP="00FA794E">
      <w:pPr>
        <w:jc w:val="both"/>
      </w:pPr>
      <w:r>
        <w:t xml:space="preserve">Los shaders, las etapas: surf, </w:t>
      </w:r>
      <w:proofErr w:type="spellStart"/>
      <w:r>
        <w:t>vertex</w:t>
      </w:r>
      <w:proofErr w:type="spellEnd"/>
      <w:r>
        <w:t xml:space="preserve">, </w:t>
      </w:r>
      <w:proofErr w:type="spellStart"/>
      <w:r>
        <w:t>lighting</w:t>
      </w:r>
      <w:proofErr w:type="spellEnd"/>
      <w:r>
        <w:t xml:space="preserve">, </w:t>
      </w:r>
      <w:commentRangeStart w:id="88"/>
      <w:r>
        <w:t>Volviendo a Unity, trabaja con Materiales. Los materiales tienen shaders. Se tocan en el inspector</w:t>
      </w:r>
      <w:r w:rsidR="00AF4191">
        <w:t xml:space="preserve"> </w:t>
      </w:r>
      <w:proofErr w:type="spellStart"/>
      <w:r w:rsidR="00AF4191">
        <w:t>blabla</w:t>
      </w:r>
      <w:proofErr w:type="spellEnd"/>
      <w:r w:rsidR="00AF4191">
        <w:t xml:space="preserve"> </w:t>
      </w:r>
      <w:proofErr w:type="spellStart"/>
      <w:r w:rsidR="00AF4191">
        <w:t>Shaders</w:t>
      </w:r>
      <w:proofErr w:type="spellEnd"/>
      <w:r w:rsidR="00AF4191">
        <w:t xml:space="preserve"> del proyecto, herramientas, </w:t>
      </w:r>
      <w:r w:rsidR="003A3FF0">
        <w:t>construcción</w:t>
      </w:r>
      <w:r w:rsidR="00AF4191">
        <w:t xml:space="preserve"> y "materias primas" (shaders </w:t>
      </w:r>
      <w:r w:rsidR="003A3FF0">
        <w:t>estéticos</w:t>
      </w:r>
      <w:r w:rsidR="00AF4191">
        <w:t xml:space="preserve"> e informativos), </w:t>
      </w:r>
      <w:r w:rsidR="003A3FF0">
        <w:t>relación</w:t>
      </w:r>
      <w:r w:rsidR="00AF4191">
        <w:t xml:space="preserve"> de shaders con GameObjects, (y hablar de filtros</w:t>
      </w:r>
      <w:proofErr w:type="gramStart"/>
      <w:r w:rsidR="00AF4191">
        <w:t>),</w:t>
      </w:r>
      <w:commentRangeEnd w:id="88"/>
      <w:r w:rsidR="00911E5B">
        <w:rPr>
          <w:rStyle w:val="Refdecomentario"/>
        </w:rPr>
        <w:commentReference w:id="88"/>
      </w:r>
      <w:r>
        <w:t>.</w:t>
      </w:r>
      <w:proofErr w:type="gramEnd"/>
      <w:r>
        <w:t xml:space="preserve"> </w:t>
      </w:r>
      <w:proofErr w:type="spellStart"/>
      <w:r>
        <w:t>Strumpy</w:t>
      </w:r>
      <w:proofErr w:type="spellEnd"/>
      <w:r>
        <w:t xml:space="preserve"> </w:t>
      </w:r>
      <w:proofErr w:type="spellStart"/>
      <w:r w:rsidR="00293B76">
        <w:t>S</w:t>
      </w:r>
      <w:r>
        <w:t>hader</w:t>
      </w:r>
      <w:proofErr w:type="spellEnd"/>
      <w:r>
        <w:t xml:space="preserve"> </w:t>
      </w:r>
      <w:r w:rsidR="00293B76">
        <w:t>E</w:t>
      </w:r>
      <w:r>
        <w:t>ditor, Algunos diagramas, construcción)</w:t>
      </w:r>
    </w:p>
    <w:p w:rsidR="00FA794E" w:rsidRDefault="00FA794E" w:rsidP="00FA794E">
      <w:pPr>
        <w:pStyle w:val="Ttulo4"/>
      </w:pPr>
      <w:r>
        <w:t>Shaders del proyecto</w:t>
      </w:r>
    </w:p>
    <w:p w:rsidR="00FA794E" w:rsidRDefault="00FA794E" w:rsidP="00FA794E">
      <w:pPr>
        <w:pStyle w:val="Ttulo5"/>
      </w:pPr>
      <w:r>
        <w:t>Escena inicial</w:t>
      </w:r>
    </w:p>
    <w:p w:rsidR="00FA794E" w:rsidRDefault="00FA794E" w:rsidP="00FA794E">
      <w:pPr>
        <w:jc w:val="both"/>
      </w:pPr>
      <w:r>
        <w:t>La escena inicial es una muestra del poder y la simplicidad de los shaders. El efecto conseguido es muy vistoso y se basa en una idea muy antigua. Consiste en un foco de luz con un "</w:t>
      </w:r>
      <w:proofErr w:type="spellStart"/>
      <w:r>
        <w:t>Flare</w:t>
      </w:r>
      <w:proofErr w:type="spellEnd"/>
      <w:r>
        <w:t xml:space="preserve">", una imagen 2D que representa una fuente de iluminación, y una esfera que envuelve a la nave, distorsionada para dar efecto de perspectiva, con un shader que combina 2 texturas mediante una interpolación. Cada una de ellas se anima mediante una función </w:t>
      </w:r>
      <w:proofErr w:type="spellStart"/>
      <w:r>
        <w:t>UVPan</w:t>
      </w:r>
      <w:proofErr w:type="spellEnd"/>
      <w:r>
        <w:t xml:space="preserve">, que va moviendo las coordenadas de los UVs por cada una de ellas, creando un efecto de animación. El truco está en que una se mueve más lentamente que la otra, lo que da una sensación de profundidad. Este método se inspira en los juegos 2D antiguos donde para crear la ilusión de </w:t>
      </w:r>
      <w:r>
        <w:lastRenderedPageBreak/>
        <w:t>profundidad en una escena se creaban varias capas de assets, por ejemplo unas montañas lejanas, y una colina más cercana, y el efecto se conseguía moviendo ambas capas a diferente velocidad según el usuario cambiaba su punto de vista para recrear la perspectiva.</w:t>
      </w:r>
    </w:p>
    <w:p w:rsidR="00FA794E" w:rsidRDefault="00FA794E" w:rsidP="00FA794E">
      <w:pPr>
        <w:jc w:val="right"/>
      </w:pPr>
      <w:r>
        <w:rPr>
          <w:noProof/>
          <w:lang w:eastAsia="es-ES"/>
        </w:rPr>
        <w:drawing>
          <wp:inline distT="0" distB="0" distL="0" distR="0">
            <wp:extent cx="5400040" cy="1212588"/>
            <wp:effectExtent l="19050" t="0" r="0" b="0"/>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5400040" cy="1212588"/>
                    </a:xfrm>
                    <a:prstGeom prst="rect">
                      <a:avLst/>
                    </a:prstGeom>
                    <a:noFill/>
                    <a:ln w="9525">
                      <a:noFill/>
                      <a:miter lim="800000"/>
                      <a:headEnd/>
                      <a:tailEnd/>
                    </a:ln>
                  </pic:spPr>
                </pic:pic>
              </a:graphicData>
            </a:graphic>
          </wp:inline>
        </w:drawing>
      </w:r>
    </w:p>
    <w:p w:rsidR="00FA794E" w:rsidRDefault="00FA794E" w:rsidP="00FA794E">
      <w:pPr>
        <w:pStyle w:val="Piedefoto"/>
      </w:pPr>
      <w:r>
        <w:t xml:space="preserve">Capturas estáticas de distintas combinaciones de texturas y valores en el shader animado de la escena inicial. </w:t>
      </w:r>
    </w:p>
    <w:p w:rsidR="00FA794E" w:rsidRDefault="00FA794E" w:rsidP="00FA794E">
      <w:pPr>
        <w:jc w:val="both"/>
      </w:pPr>
      <w:r>
        <w:t>El shader soportaría por ejemplo cambiar paulatinamente el valor de interpolación con el tiempo, o cambiar las velocidades de las texturas en tiempo real. También podrían cambiarse aleatoriamente las texturas actuales por algunas de las otras texturas que hay aptas para esta escena para que, como mejora, cada vez que se inicie el juego diera la sensación de que la nave va viajando por otra región del espacio completamente diferente.</w:t>
      </w:r>
    </w:p>
    <w:p w:rsidR="00FA794E" w:rsidRDefault="00FA794E" w:rsidP="00FA794E">
      <w:pPr>
        <w:jc w:val="both"/>
      </w:pPr>
      <w:r>
        <w:t xml:space="preserve">Hay dos shaders más en la escena principal, y aparecen a la hora de buscar un planeta a </w:t>
      </w:r>
      <w:r w:rsidR="003A3FF0">
        <w:t>"</w:t>
      </w:r>
      <w:r>
        <w:t>terraformar</w:t>
      </w:r>
      <w:r w:rsidR="003A3FF0">
        <w:t>"</w:t>
      </w:r>
      <w:r w:rsidR="00237689">
        <w:t>.</w:t>
      </w:r>
      <w:r>
        <w:t xml:space="preserve"> Su carácter es informativo y esquemático y no son muy elaborados. El shader de la roca toma la textura de relieve y </w:t>
      </w:r>
      <w:proofErr w:type="spellStart"/>
      <w:r>
        <w:t>extruye</w:t>
      </w:r>
      <w:proofErr w:type="spellEnd"/>
      <w:r>
        <w:t xml:space="preserve"> el </w:t>
      </w:r>
      <w:proofErr w:type="spellStart"/>
      <w:r>
        <w:t>mesh</w:t>
      </w:r>
      <w:proofErr w:type="spellEnd"/>
      <w:r>
        <w:t xml:space="preserve"> (a diferencia de la escena principal, se hace por shader en la etapa </w:t>
      </w:r>
      <w:proofErr w:type="spellStart"/>
      <w:r>
        <w:t>vertex</w:t>
      </w:r>
      <w:proofErr w:type="spellEnd"/>
      <w:r>
        <w:t xml:space="preserve">) y le aplica una rampa de color para darle un aspecto más representativo a las diferentes alturas. La rampa de color interpola el valor de color de un pixel con el valor de color correspondiente en la textura proporcionada como rampa. De esta forma se obtienen imágenes como las siguientes: </w: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r>
        <w:t>I</w:t>
      </w:r>
      <w:commentRangeStart w:id="89"/>
      <w:r>
        <w:t>magen en escala de grises y con rampa de color aplicada</w:t>
      </w:r>
      <w:commentRangeEnd w:id="89"/>
      <w:r>
        <w:rPr>
          <w:rStyle w:val="Refdecomentario"/>
        </w:rPr>
        <w:commentReference w:id="89"/>
      </w:r>
    </w:p>
    <w:p w:rsidR="00FA794E" w:rsidRDefault="00FA794E" w:rsidP="00FA794E">
      <w:pPr>
        <w:jc w:val="both"/>
      </w:pPr>
      <w:r>
        <w:t xml:space="preserve">El shader del Océano de esta etapa inicial es una simplificación del shader del Océano de la escena principal, del cual obviamos los detalles </w:t>
      </w:r>
      <w:r w:rsidR="003A3FF0">
        <w:t>estéticos</w:t>
      </w:r>
      <w:r>
        <w:t xml:space="preserve"> y nos centramos en la separación de las secciones del océano en función de la altura y los valores del tamaño de las playas y la altura del nivel del mar. Al estar extruido por shader al cambiar el parámetro de nivel del agua en las opciones de creación del planeta los cambios se pueden visualizar en tiempo real, dada la velocidad de cálculo de las GPU en este aspecto.</w:t>
      </w:r>
    </w:p>
    <w:p w:rsidR="00FA794E" w:rsidRDefault="00FA794E" w:rsidP="00FA794E">
      <w:pPr>
        <w:jc w:val="both"/>
      </w:pPr>
    </w:p>
    <w:p w:rsidR="00CF7C4E" w:rsidRDefault="00CF7C4E" w:rsidP="00FA794E">
      <w:pPr>
        <w:jc w:val="both"/>
      </w:pPr>
    </w:p>
    <w:p w:rsidR="00FA794E" w:rsidRDefault="00FA794E" w:rsidP="00FA794E">
      <w:pPr>
        <w:jc w:val="both"/>
      </w:pPr>
    </w:p>
    <w:p w:rsidR="00FA794E" w:rsidRPr="00ED2A1D" w:rsidRDefault="00FA794E" w:rsidP="00FA794E">
      <w:pPr>
        <w:pStyle w:val="Piedefoto"/>
      </w:pPr>
      <w:commentRangeStart w:id="90"/>
      <w:r>
        <w:t>El shader del agua y el shader de la roca en escena inicial, y ambos combinados</w:t>
      </w:r>
      <w:commentRangeEnd w:id="90"/>
      <w:r>
        <w:rPr>
          <w:rStyle w:val="Refdecomentario"/>
        </w:rPr>
        <w:commentReference w:id="90"/>
      </w:r>
    </w:p>
    <w:p w:rsidR="00FA794E" w:rsidRPr="00891255" w:rsidRDefault="00FA794E" w:rsidP="00FA794E">
      <w:pPr>
        <w:pStyle w:val="Ttulo5"/>
      </w:pPr>
      <w:r>
        <w:lastRenderedPageBreak/>
        <w:t>Escena Principal</w:t>
      </w:r>
    </w:p>
    <w:p w:rsidR="00FA794E" w:rsidRDefault="00FA794E" w:rsidP="00FA794E">
      <w:pPr>
        <w:jc w:val="both"/>
      </w:pPr>
      <w:r>
        <w:t xml:space="preserve">En la escena principal nos encontramos con varios elementos. Como componentes </w:t>
      </w:r>
      <w:r w:rsidR="002C5D18">
        <w:t>básicos</w:t>
      </w:r>
      <w:r>
        <w:t xml:space="preserve"> de una escena tenemos una o más fuentes de luz y el </w:t>
      </w:r>
      <w:proofErr w:type="spellStart"/>
      <w:r>
        <w:t>Skybox</w:t>
      </w:r>
      <w:proofErr w:type="spellEnd"/>
      <w:r>
        <w:t>:</w:t>
      </w:r>
    </w:p>
    <w:p w:rsidR="00FA794E" w:rsidRDefault="00FA794E" w:rsidP="00FA794E">
      <w:pPr>
        <w:jc w:val="both"/>
      </w:pPr>
      <w:commentRangeStart w:id="91"/>
      <w:commentRangeStart w:id="92"/>
      <w:r>
        <w:t>La fuente de luz es una luz direccional (un plano invisible que emite rayos de luz paralelos en una única dirección) y va rotando y orientándose hacia el planeta. Inicialmente se planteo como una luz posicional (un punto de luz en el espacio que emite rayos de luz de forma omnidireccional) y la idea era que el planeta rotara alrededor de este punto, que hacía las veces de estrella, emulando el comportamiento heliocéntrico que se da en la realidad. Este comportamiento llevaba consigo múltiples quebraderos de cabeza desde el punto de vista técnico ya que al estar moviéndose el planeta en todo momento las posiciones de los objetos que en el iban a posicionarse también habrían de moverse, con lo que nos decantamos por un modelo geocéntrico para simplificar cálculos: el planeta es el origen y la luz va rotando a su alrededor.</w:t>
      </w:r>
      <w:commentRangeEnd w:id="91"/>
      <w:r w:rsidR="00215C7F">
        <w:rPr>
          <w:rStyle w:val="Refdecomentario"/>
        </w:rPr>
        <w:commentReference w:id="91"/>
      </w:r>
      <w:commentRangeEnd w:id="92"/>
      <w:r w:rsidR="002C5D18">
        <w:rPr>
          <w:rStyle w:val="Refdecomentario"/>
        </w:rPr>
        <w:commentReference w:id="92"/>
      </w:r>
    </w:p>
    <w:p w:rsidR="00FA794E" w:rsidRDefault="00FA794E" w:rsidP="00FA794E">
      <w:pPr>
        <w:jc w:val="both"/>
      </w:pPr>
      <w:commentRangeStart w:id="93"/>
      <w:r>
        <w:t xml:space="preserve">Los </w:t>
      </w:r>
      <w:proofErr w:type="spellStart"/>
      <w:r>
        <w:t>skyboxes</w:t>
      </w:r>
      <w:proofErr w:type="spellEnd"/>
      <w:r>
        <w:t xml:space="preserve"> en </w:t>
      </w:r>
      <w:proofErr w:type="spellStart"/>
      <w:r>
        <w:t>Unity</w:t>
      </w:r>
      <w:proofErr w:type="spellEnd"/>
      <w:r>
        <w:t xml:space="preserve">, nuestros 4 </w:t>
      </w:r>
      <w:proofErr w:type="spellStart"/>
      <w:r>
        <w:t>skyboxes</w:t>
      </w:r>
      <w:proofErr w:type="spellEnd"/>
      <w:r>
        <w:t xml:space="preserve">, programa de </w:t>
      </w:r>
      <w:r w:rsidR="003A3FF0">
        <w:t>generación</w:t>
      </w:r>
      <w:r>
        <w:t xml:space="preserve"> de </w:t>
      </w:r>
      <w:proofErr w:type="spellStart"/>
      <w:r>
        <w:t>skyboxes</w:t>
      </w:r>
      <w:proofErr w:type="spellEnd"/>
      <w:r>
        <w:t xml:space="preserve"> espaciales,</w:t>
      </w:r>
      <w:commentRangeEnd w:id="93"/>
      <w:r>
        <w:rPr>
          <w:rStyle w:val="Refdecomentario"/>
        </w:rPr>
        <w:commentReference w:id="93"/>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94"/>
      <w:r>
        <w:t xml:space="preserve">Los 4 </w:t>
      </w:r>
      <w:proofErr w:type="spellStart"/>
      <w:r>
        <w:t>skyboxes</w:t>
      </w:r>
      <w:proofErr w:type="spellEnd"/>
      <w:r>
        <w:t xml:space="preserve"> disponibles.</w:t>
      </w:r>
      <w:commentRangeEnd w:id="94"/>
      <w:r>
        <w:rPr>
          <w:rStyle w:val="Refdecomentario"/>
        </w:rPr>
        <w:commentReference w:id="94"/>
      </w:r>
    </w:p>
    <w:p w:rsidR="00FA794E" w:rsidRDefault="00FA794E" w:rsidP="00FA794E">
      <w:pPr>
        <w:pStyle w:val="Ttulo6"/>
      </w:pPr>
      <w:r>
        <w:t xml:space="preserve">El Planeta </w:t>
      </w:r>
    </w:p>
    <w:p w:rsidR="00FA794E" w:rsidRDefault="00FA794E" w:rsidP="00FA794E">
      <w:pPr>
        <w:jc w:val="both"/>
      </w:pPr>
      <w:r>
        <w:t>El planeta es el protagonista de la escena principal del juego y su aspecto grafico ha de reflejar las características estéticas e informativas de forma que hagan su papel de tablero jugable.</w:t>
      </w: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commentRangeStart w:id="95"/>
      <w:r>
        <w:t>El planeta</w:t>
      </w:r>
      <w:commentRangeEnd w:id="95"/>
      <w:r>
        <w:rPr>
          <w:rStyle w:val="Refdecomentario"/>
        </w:rPr>
        <w:commentReference w:id="95"/>
      </w:r>
      <w:r>
        <w:t>.</w:t>
      </w:r>
    </w:p>
    <w:p w:rsidR="00FA794E" w:rsidRDefault="00FA794E" w:rsidP="00FA794E">
      <w:pPr>
        <w:jc w:val="both"/>
      </w:pPr>
      <w:r>
        <w:t xml:space="preserve">El planeta se compone de dos esferas: el GameObject Roca y el GameObject Océano. Ambos objetos son hijos de un contenedor </w:t>
      </w:r>
      <w:commentRangeStart w:id="96"/>
      <w:proofErr w:type="spellStart"/>
      <w:r>
        <w:t>earth-moon</w:t>
      </w:r>
      <w:commentRangeEnd w:id="96"/>
      <w:proofErr w:type="spellEnd"/>
      <w:r>
        <w:rPr>
          <w:rStyle w:val="Refdecomentario"/>
        </w:rPr>
        <w:commentReference w:id="96"/>
      </w:r>
      <w:r>
        <w:t xml:space="preserve"> que hace que compartan ciertas propiedades como la posición, rotación y escala en el espacio 3D además de servir de organización jerárquica.</w:t>
      </w:r>
    </w:p>
    <w:p w:rsidR="00FA794E" w:rsidRDefault="00FA794E" w:rsidP="00FA794E">
      <w:pPr>
        <w:pStyle w:val="Ttulo7"/>
      </w:pPr>
      <w:r>
        <w:lastRenderedPageBreak/>
        <w:t>La Roca</w:t>
      </w:r>
    </w:p>
    <w:p w:rsidR="00FA794E" w:rsidRDefault="00FA794E" w:rsidP="00FA794E">
      <w:pPr>
        <w:jc w:val="both"/>
      </w:pPr>
      <w:r>
        <w:t>El GameObject Roca es básicamente una esfera de 35000 polígonos. Este número viene dado por la limitación de Unity de no permitir Meshes poligonales de más de 65000 vértices. Al parecer este límite viene dado por el motor para que a la hora de construir un juego los usuarios no abusen de meshes poligonales excesivamente detallados que pudieran dar lugar a perdidas de rendimiento. Como veremos más adelante, hay formas de superar estos límites, pero se nos ocurrieron en una etapa tardía del proyecto en la cual había cuestiones más relevantes que atender.</w:t>
      </w:r>
    </w:p>
    <w:p w:rsidR="00FA794E" w:rsidRDefault="00FA794E" w:rsidP="00FA794E">
      <w:pPr>
        <w:jc w:val="both"/>
      </w:pPr>
      <w:r>
        <w:t xml:space="preserve">Unity tiene una característica interesante que permite la inclusión de varios shaders en el mismo Mesh haciendo uso de los llamados </w:t>
      </w:r>
      <w:proofErr w:type="spellStart"/>
      <w:r>
        <w:t>submeshes</w:t>
      </w:r>
      <w:proofErr w:type="spellEnd"/>
      <w:r>
        <w:t xml:space="preserve">. El </w:t>
      </w:r>
      <w:proofErr w:type="spellStart"/>
      <w:r w:rsidR="00137FA0">
        <w:t>gameobject</w:t>
      </w:r>
      <w:proofErr w:type="spellEnd"/>
      <w:r w:rsidR="00137FA0">
        <w:t xml:space="preserve"> </w:t>
      </w:r>
      <w:proofErr w:type="spellStart"/>
      <w:r w:rsidR="00137FA0">
        <w:t>renderiza</w:t>
      </w:r>
      <w:proofErr w:type="spellEnd"/>
      <w:r>
        <w:t xml:space="preserve"> a modo de capas cada uno de los materiales de su array de materiales disponibles de forma que materiales superiores ocultan a los inferiores si se da el caso. </w:t>
      </w:r>
      <w:r w:rsidR="008078BB">
        <w:t>Haciendo</w:t>
      </w:r>
      <w:r>
        <w:t xml:space="preserve"> uso de esta característica el GameObject Roca está construido 4 capas:</w:t>
      </w:r>
    </w:p>
    <w:p w:rsidR="00FA794E" w:rsidRPr="00FA794E" w:rsidRDefault="00FA794E" w:rsidP="00FA794E">
      <w:pPr>
        <w:jc w:val="both"/>
      </w:pPr>
      <w:r w:rsidRPr="00FA794E">
        <w:t>Shader de Roca</w:t>
      </w:r>
    </w:p>
    <w:p w:rsidR="00FA794E" w:rsidRPr="002047A7" w:rsidRDefault="00FA794E" w:rsidP="00FA794E">
      <w:pPr>
        <w:jc w:val="both"/>
      </w:pPr>
      <w:r w:rsidRPr="002047A7">
        <w:t>Shader de Hábitats</w:t>
      </w:r>
    </w:p>
    <w:p w:rsidR="00FA794E" w:rsidRPr="002047A7" w:rsidRDefault="00FA794E" w:rsidP="00FA794E">
      <w:pPr>
        <w:jc w:val="both"/>
      </w:pPr>
      <w:commentRangeStart w:id="97"/>
      <w:r w:rsidRPr="002047A7">
        <w:t xml:space="preserve">Shader </w:t>
      </w:r>
      <w:r>
        <w:t xml:space="preserve">de </w:t>
      </w:r>
      <w:r w:rsidRPr="002047A7">
        <w:t>Plantas</w:t>
      </w:r>
      <w:commentRangeEnd w:id="97"/>
      <w:r>
        <w:rPr>
          <w:rStyle w:val="Refdecomentario"/>
        </w:rPr>
        <w:commentReference w:id="97"/>
      </w:r>
    </w:p>
    <w:p w:rsidR="00FA794E" w:rsidRPr="002047A7" w:rsidRDefault="00FA794E" w:rsidP="00FA794E">
      <w:pPr>
        <w:jc w:val="both"/>
      </w:pPr>
      <w:r w:rsidRPr="002047A7">
        <w:t>Shader de Recursos</w:t>
      </w: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Default="00FA794E" w:rsidP="00FA794E">
      <w:pPr>
        <w:pStyle w:val="Piedefoto"/>
      </w:pPr>
      <w:r>
        <w:t xml:space="preserve">Diagrama de </w:t>
      </w:r>
      <w:r w:rsidR="00BB567A">
        <w:t>construcción</w:t>
      </w:r>
      <w:r>
        <w:t xml:space="preserve"> de Roca.</w:t>
      </w:r>
    </w:p>
    <w:p w:rsidR="00FA794E" w:rsidRDefault="00FA794E" w:rsidP="00FA794E">
      <w:pPr>
        <w:pStyle w:val="Ttulo7"/>
      </w:pPr>
      <w:r>
        <w:t>El Océano</w:t>
      </w:r>
    </w:p>
    <w:p w:rsidR="00FA794E" w:rsidRDefault="00FA794E" w:rsidP="00FA794E">
      <w:pPr>
        <w:jc w:val="both"/>
      </w:pPr>
      <w:r>
        <w:t>El Océano es otra esfera de 35000 polígonos situada en la misma posición que Roca. Podría parecer excesivo y no sería raro pensar que no requiere en principio el mismo nivel de detalle que Roca al no extruirse de forma tan irregular, pero comprobamos que al intersecar entre ellas las líneas de la costa eran más suaves a mayores niveles de detalle, como es lógico.</w:t>
      </w:r>
    </w:p>
    <w:p w:rsidR="00FA794E" w:rsidRDefault="00FA794E" w:rsidP="00FA794E">
      <w:pPr>
        <w:jc w:val="both"/>
      </w:pPr>
      <w:r>
        <w:t xml:space="preserve">El Océano se construye a partir de la textura de relieve y dos valores: el tamaño de las playas y el nivel del agua. Mediante una serie de funciones de escalón y sustituciones de colores se separan las diferentes secciones del océano: el agua profunda, las por llamarlas de alguna forma "plataformas continentales", la línea de playa y la tierra. A cada una de estas secciones codificadas por </w:t>
      </w:r>
      <w:r w:rsidR="00237689">
        <w:t>colores se</w:t>
      </w:r>
      <w:r>
        <w:t xml:space="preserve"> le aplica un efecto particular: Al agua profunda se le aplican dos </w:t>
      </w:r>
      <w:r>
        <w:lastRenderedPageBreak/>
        <w:t xml:space="preserve">colores y se interpolan con referencia el mapa de alturas, lo que produce un efecto de profundidad directamente relacionado con la profundidad del planeta. A su vez se anima esta zona con un nodo </w:t>
      </w:r>
      <w:proofErr w:type="spellStart"/>
      <w:r>
        <w:t>UVPan</w:t>
      </w:r>
      <w:proofErr w:type="spellEnd"/>
      <w:r>
        <w:t xml:space="preserve"> para dar la sensación de que esa masa de agua se mueve sutilmente bajo la superficie y crea efectos de refracción de la luz.</w: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98"/>
      <w:r>
        <w:t>Detalle de aguas profundas, costa y playas. .</w:t>
      </w:r>
      <w:commentRangeEnd w:id="98"/>
      <w:r>
        <w:rPr>
          <w:rStyle w:val="Refdecomentario"/>
        </w:rPr>
        <w:commentReference w:id="98"/>
      </w:r>
    </w:p>
    <w:p w:rsidR="00FA794E" w:rsidRDefault="00FA794E" w:rsidP="00FA794E">
      <w:pPr>
        <w:jc w:val="both"/>
      </w:pPr>
      <w:r>
        <w:t>Al agua poco profunda se le aplica otro color a elección, interpolando desde el color más cercano a la plataforma continental de la sección de agua profunda al color elegido como agua superficial. A esta zona se le aplica una subdivisión animada que crea un efecto de olas, de las cuales se puede elegir también el color. Este efecto se consigue animando mediante el shader utilizando como entrada el tiempo de juego (Time) y aplicándole una función seno (</w:t>
      </w:r>
      <w:proofErr w:type="spellStart"/>
      <w:r w:rsidR="00BB567A">
        <w:t>SinTi</w:t>
      </w:r>
      <w:r w:rsidR="00215C7F">
        <w:t>me</w:t>
      </w:r>
      <w:proofErr w:type="spellEnd"/>
      <w:r>
        <w:t xml:space="preserve">) para que oscile. Todas estas secciones son consideradas agua, y como tales se les aplica una textura de relieve a modo de olas, la cual se anima a su vez con otro nodo </w:t>
      </w:r>
      <w:proofErr w:type="spellStart"/>
      <w:r>
        <w:t>UVPan</w:t>
      </w:r>
      <w:proofErr w:type="spellEnd"/>
      <w:r>
        <w:t xml:space="preserve"> pero esta vez animando los colores de dicha textura, de forma que oscilan entre oscuro y claro, dándole un aspecto cristalino. La zona donde empieza la arena de la playa en cambio carece de esta animación y es mate, lo que la hace parecer seca en contraste con el agua. A esta zona se le interpola una textura de arena de playa.</w:t>
      </w:r>
    </w:p>
    <w:p w:rsidR="00FA794E" w:rsidRDefault="009E1498" w:rsidP="00FA794E">
      <w:pPr>
        <w:jc w:val="both"/>
      </w:pPr>
      <w:r>
        <w:rPr>
          <w:noProof/>
          <w:lang w:eastAsia="es-ES"/>
        </w:rPr>
        <w:pict>
          <v:shape id="_x0000_s1026" style="position:absolute;left:0;text-align:left;margin-left:12.95pt;margin-top:13.35pt;width:367.8pt;height:118.2pt;z-index:251658240" coordorigin="3458,20747" coordsize="12975,4170" path="m3843,21101v-30,,-40,,-60,em3783,20747v47,44,30,61,,146c3738,21023,3681,21171,3665,21308v-19,166,-30,339,-58,503c3582,21955,3580,22114,3547,22254v-14,60,22,143,-29,177c3489,22431,3480,22431,3489,22403em3576,21011v-48,,-58,,-87,c3569,21053,3745,21066,3843,21073v325,24,654,-9,974,-31c4997,21030,5171,20999,5349,20983v126,-12,258,,385,em5734,20924v,104,-17,198,-29,295c5686,21368,5674,21510,5674,21662v,131,-29,253,-29,385c5645,22144,5650,22231,5674,22285v,29,1,38,31,28em3458,22490v75,,135,-21,207,-28c4006,22431,4360,22456,4699,22431v187,-14,379,-30,564,-59c5391,22352,5518,22320,5645,22313v39,-2,79,,118,em4021,21250v-9,-25,-46,-56,-89,-31c3887,21246,3854,21267,3814,21308v-45,46,-60,54,-60,118c3754,21482,3815,21527,3843,21575v45,76,82,116,89,207c3937,21852,3920,21876,3903,21929v-18,55,-72,94,-89,148c3803,22112,3808,22178,3843,22195v39,19,28,31,89,31c3965,22226,4016,22211,4021,22195v26,-87,24,-178,58,-266c4099,21879,4124,21827,4139,21782v10,-31,21,-56,57,-61c4249,21714,4265,21723,4285,21662v15,-46,32,-64,32,-118c4317,21501,4332,21450,4285,21426v-31,-16,-85,-48,-117,-59c4115,21348,4041,21355,3989,21339v-28,,-38,,-57,em4699,21426v-26,-19,-79,-49,-118,-28c4527,21428,4477,21472,4432,21516v-28,27,-83,70,-57,118c4390,21663,4463,21691,4492,21693v49,4,181,21,207,-31c4722,21616,4754,21562,4788,21516v36,-50,44,-117,-28,-149c4720,21349,4660,21323,4610,21339v-19,9,-38,19,-57,28em5231,21457v-15,-47,-34,-31,-89,-31c5098,21426,5057,21436,5024,21457v-21,13,-62,76,-57,87c4984,21580,5014,21644,5056,21662v29,13,54,22,86,31c5098,21725,5067,21740,5024,21782v-40,39,-80,62,-118,88c4863,21899,4829,21975,4817,22018v40,28,54,55,89,59c4967,22085,4972,22078,4995,22047v43,-59,76,-116,118,-177c5142,21828,5167,21771,5173,21721v5,-41,31,-40,58,-59c5274,21632,5314,21633,5320,21575v4,-33,-57,-59,-89,-90c5205,21460,5199,21450,5173,21457em4021,23082v-36,26,-97,42,-118,89c3890,23201,3875,23259,3872,23289v-4,32,11,105,31,118c3948,23436,3996,23372,4021,23348v40,-39,98,-127,118,-177c4161,23117,4117,23096,4110,23082v-11,-22,-44,-52,-89,-29c3990,23082,3979,23091,3961,23112em4257,23082v9,-10,19,-19,28,-29c4285,23112,4285,23171,4285,23230em4257,23082v420,115,112,77,267,c4534,23082,4543,23082,4553,23082v,53,8,78,-29,118c4484,23244,4424,23294,4403,23348v-12,31,-20,57,-28,90c4463,23438,4530,23444,4610,23407em4906,23141v-28,-57,-35,19,-57,30c4814,23188,4750,23211,4728,23258v-17,36,21,85,32,90c4778,23357,4869,23395,4877,23407v22,34,49,60,58,90c4872,23512,4833,23550,4760,23556v-39,3,-53,19,-89,28em3961,24235v64,-66,-23,16,-29,30c3902,24330,3861,24379,3843,24442v-15,54,10,84,60,90c3973,24540,3960,24515,3989,24473v50,-71,61,-54,61,-149c4050,24284,4069,24199,4021,24176v-51,-25,-88,29,-118,59em4257,24294v-25,-50,-45,20,-61,59c4169,24417,4139,24433,4139,24501v,49,-1,103,29,118c4235,24652,4255,24594,4285,24560v39,-45,39,-93,61,-149c4359,24379,4397,24306,4375,24265v-20,-37,-111,-45,-147,-30c4188,24252,4176,24290,4168,24324em4524,24265v4,-1,83,-26,86,-30c4610,24225,4610,24216,4610,24206v32,11,56,22,61,59c4679,24326,4651,24343,4610,24383v-50,49,-96,101,-146,149c4434,24560,4357,24613,4432,24650v56,27,111,-22,149,-31c4654,24602,4642,24633,4699,24591em4228,24088v,-10,,-20,,-30c4228,24140,4247,24232,4196,24294em5438,22372v48,-91,45,-89,,c5392,22463,5335,22567,5320,22669v-16,108,5,251,29,354c5376,23140,5439,23167,5498,23258v67,104,90,98,207,149c5811,23454,5941,23461,6059,23466v72,3,133,-25,207,-28c6296,23438,6306,23438,6326,23438em5231,23525v54,,101,14,149,31c5491,23594,5614,23611,5734,23615v173,5,350,-1,503,-31c6286,23584,6296,23584,6326,23584em5291,24324v-9,10,-19,19,-28,29c5263,24258,5277,24177,5291,24088v15,-95,32,-183,89,-266c5414,23772,5497,23712,5556,23702v110,-20,244,-25,356,-29c6001,23670,6066,23651,6148,23643v29,,39,,58,em6295,23289v54,18,31,84,31,149c6326,23588,6342,23750,6295,23881v,9,,19,,28c6295,23843,6322,23798,6326,23732v8,-136,,-259,-31,-384c6281,23292,6294,23240,6326,23200v63,16,46,44,86,89c6456,23339,6452,23336,6502,23379v36,31,76,48,120,59c6610,23470,6570,23516,6533,23556v-50,53,-99,91,-149,146c6328,23764,6275,23795,6266,23881v,9,,19,,28em6798,22344v54,-2,28,54,28,176c6826,23200,6826,23880,6826,24560em6798,22579v58,-22,76,-26,146,c7069,22625,7253,22656,7390,22669v196,18,391,28,589,28c8255,22697,8531,22697,8807,22697em8836,22610v-23,83,-49,177,-58,266c8763,23023,8763,23173,8746,23320v-20,171,-45,334,-86,502c8628,23953,8631,24071,8631,24206v,49,,59,,88em6826,24442v19,54,84,31,150,31c7100,24473,7207,24446,7329,24442v308,-10,616,14,917,-31c8322,24399,8379,24400,8453,24383v29,,39,,58,em7597,22964v-37,-22,-67,-47,-118,-31c7445,22944,7380,22990,7358,23023v-22,33,-26,75,-29,118c7325,23213,7327,23233,7358,23289v43,79,108,129,149,208c7527,23535,7533,23568,7536,23615v3,56,-21,74,-29,117c7495,23791,7527,23836,7536,23881v14,72,42,113,89,177c7660,24105,7675,24155,7714,24206v36,47,51,56,89,88c7803,24324,7803,24334,7832,24324v,-73,12,-142,-29,-207c7779,24080,7765,24032,7743,23999v-20,-29,-11,-29,-29,-59c7732,23916,7732,23875,7772,23850v18,-12,97,-53,118,-59c7944,23776,8016,23784,8068,23763v44,-18,108,-36,149,-61c8251,23681,8263,23687,8275,23643v29,-105,2,-325,-29,-385c8222,23212,8211,23196,8186,23171v-41,-41,-72,-61,-118,-89c7992,23036,7940,23021,7861,22994v-104,-35,-150,-85,-264,-89c7515,22905,7492,22902,7447,22933em7122,23379v,36,-8,77,-28,87c7076,23475,7020,23493,7004,23525v-27,54,22,104,29,118c7051,23681,7089,23718,7094,23763v5,47,28,65,28,118c7122,23924,7103,24006,7151,24030v38,19,74,28,121,28c7282,24058,7291,24058,7301,24058v,-72,-10,-119,-29,-177c7257,23834,7219,23780,7211,23763v-35,-74,-3,-219,-28,-297c7171,23428,7179,23393,7151,23379v-28,-13,-55,-23,-86,-31em8631,23200v-11,-32,-62,-56,-91,c8520,23238,8511,23272,8511,23320v,75,8,115,29,177c8561,23561,8522,23620,8511,23643v-17,35,-41,99,-87,120c8382,23782,8358,23836,8335,23850v-31,,-41,,-31,31c8309,23895,8365,23942,8393,23909v25,-30,70,-29,89,-87c8496,23779,8526,23744,8540,23702v15,-45,31,-23,31,-87c8571,23566,8600,23591,8600,23525v,-45,31,-22,31,-87c8631,23387,8653,23286,8600,23258v-10,,-19,,-29,em9014,23525v70,,92,11,149,31c9330,23614,9810,23556,9634,23556em9370,23379v36,9,82,15,118,28c9538,23426,9589,23451,9634,23466v53,17,47,17,90,31c9673,23544,9626,23594,9577,23643v-41,40,-62,83,-89,120c9477,23772,9467,23782,9456,23791em9870,22876v,82,26,153,29,236c9906,23313,9886,23506,9870,23702v-12,150,-29,293,-29,445c9841,24244,9877,24330,9899,24411v,35,3,49,31,62em9841,22815v48,17,39,24,89,31c10078,22866,10223,22859,10373,22876v180,20,349,29,532,29c11136,22905,11365,22898,11586,22933v47,7,38,,86,em11701,22905v,94,-21,176,-29,266c11643,23481,11634,23877,11701,24176v8,35,,82,,118em9988,24532v-29,,-39,,-58,c10003,24512,10011,24501,10106,24501v97,,171,-25,267,-28c10710,24461,11049,24490,11379,24442v55,-8,120,,176,em10905,23320v-60,-38,-103,-31,-178,-31c10654,23289,10575,23272,10520,23320v-36,32,-45,98,-29,146c10518,23548,10540,23596,10580,23673v42,79,103,165,147,236c10752,23950,10786,23996,10816,24030v46,52,60,9,60,87c10876,24211,10902,24134,10934,24176v,30,,40,31,30c10965,24113,10962,24046,10934,23968v-9,-26,40,-56,60,-59c11041,23903,11057,23869,11083,23850v49,-36,58,-62,58,-118c11141,23702,11141,23693,11141,23673v63,,63,-16,89,-30c11252,23632,11283,23601,11259,23556v-25,-46,-52,-98,-58,-149c11199,23390,11170,23334,11141,23320v-27,-13,-91,-28,-118,-31c10972,23283,10942,23237,10905,23200v-29,-29,-79,-56,-118,-59c10767,23141,10747,23141,10727,23141em10551,23082v-39,38,-63,35,-89,59c10415,23184,10418,23186,10373,23230v-24,24,-22,52,-60,90c10295,23338,10273,23361,10255,23379v26,52,8,17,,87c10246,23544,10277,23501,10313,23556v23,36,67,62,89,87c10428,23673,10416,23729,10433,23763v8,17,47,30,29,87c10436,23877,10427,23883,10433,23909v28,23,101,40,118,59c10576,23996,10564,24056,10580,24088v16,31,72,96,89,118c10693,24237,10683,24252,10727,24265v30,,40,,60,c10814,24347,10782,24285,10845,24324v44,27,62,38,89,59c11009,24346,10926,24398,10994,24383v54,-12,65,-35,89,-59c11115,24292,11134,24218,11141,24176v10,-60,-10,-68,31,-118c11193,24033,11217,24023,11230,23968v,-29,,-39,,-59c11305,23899,11278,23894,11319,23850v24,-26,37,-58,60,-87c11402,23734,11405,23723,11408,23673v4,-65,11,-127,-29,-176c11354,23466,11330,23476,11319,23438v-14,-50,-2,-57,-29,-90c11277,23332,11246,23306,11230,23289v-32,-34,-4,-39,-29,-89c11178,23154,11161,23135,11141,23112v-23,-26,-49,-51,-89,-59c10927,23028,10776,23061,10669,23082v-28,6,-60,-4,-89,em10020,23643v-16,-42,-38,-28,-90,-28c9930,23658,9939,23700,9959,23732v30,48,29,60,29,118c9988,23913,10003,23919,10020,23968v16,44,65,31,86,62c10106,24039,10106,24049,10106,24058v36,-45,31,-60,31,-118c10137,23844,10134,23755,10106,23702v-19,-35,-72,-30,-86,-59c10002,23606,10011,23615,9959,23615em9930,23407v57,,76,-7,118,31c10078,23464,10102,23547,10106,23584v6,54,33,68,60,89c10196,23696,10222,23756,10226,23791v11,98,-3,214,-31,267c10179,24089,10178,24112,10137,24117v-48,6,-101,,-149,c9988,24080,9979,24040,9959,24030v-31,-15,-54,-40,-60,-90c9892,23878,9883,23850,9870,23822v-14,-30,-49,-42,-57,-59c9813,23732,9813,23722,9813,23702em11672,23673v-3,1,-84,26,-86,29c11571,23721,11538,23755,11526,23791v-14,43,-19,71,-29,90c11480,23915,11486,23965,11465,23999v-16,25,-48,84,-57,89c11380,24102,11365,24138,11348,24147v-29,,-39,,-29,29c11379,24176,11384,24159,11408,24147v27,-14,41,-51,57,-59c11488,24077,11537,24041,11555,23999v24,-56,,-174,,-236em11586,23584v,-9,,-19,,-28c11526,23570,11526,23582,11526,23643v-44,15,-29,36,-29,89c11497,23771,11497,23811,11497,23850v-44,14,-32,7,-32,59c11421,23925,11453,23924,11408,23940v-16,46,-14,10,-29,59c11330,24015,11366,24013,11319,24030v,62,-15,44,-29,87em11290,24147v,10,,19,,29c11348,24176,11407,24176,11465,24176v17,-46,15,-12,32,-59c11534,24105,11543,24077,11555,24030v44,-15,31,-9,31,-62em11879,23791v105,,205,-11,296,-28c12273,23745,12344,23771,12443,23732v69,-27,99,-30,175,-30em12382,23556v57,,96,23,150,28c12583,23589,12601,23610,12647,23615v62,7,60,31,60,87c12707,23776,12675,23762,12647,23822v-21,45,-68,101,-87,146c12543,24008,12532,24041,12532,24088em15248,21929v-38,-12,-76,-17,-118,-29c15073,21883,15016,21823,14952,21811v-152,-29,-325,5,-471,30c14389,21857,14302,21879,14213,21900v-82,20,-137,32,-207,88c13941,22040,13888,22099,13831,22167v-69,82,-131,158,-207,236c13540,22489,13462,22575,13388,22669v-66,83,-103,169,-149,264c13186,23042,13164,23151,13121,23258v-36,90,-77,173,-89,267c13017,23639,13041,23745,13061,23850v20,104,56,166,89,267c13176,24197,13200,24271,13239,24353v43,92,106,223,178,297c13474,24709,13554,24717,13624,24737v77,22,135,42,207,61c13910,24819,13990,24835,14067,24857v58,16,107,26,178,28c14317,24887,14388,24919,14452,24916v76,-4,158,-19,235,-31c14782,24870,14860,24831,14952,24798v107,-38,220,-90,327,-120c15374,24651,15448,24630,15544,24591v102,-41,175,-90,265,-149c15879,24396,15988,24353,16047,24294v40,-40,57,-105,89,-147c16181,24087,16213,24032,16254,23968v31,-49,91,-96,118,-146c16401,23767,16434,23683,16432,23615v-2,-75,-18,-159,-31,-236c16393,23330,16383,23284,16372,23230v-18,-84,-55,-155,-89,-236c16253,22924,16224,22859,16194,22787v-28,-65,-58,-117,-89,-177c16069,22541,16037,22461,15987,22403v-70,-82,-160,-138,-236,-208c15670,22120,15611,22071,15515,22018v-87,-48,-174,-68,-267,-89c15137,21904,15030,21885,14923,21841v-60,-25,-119,-60,-178,-89em14452,22136v-45,6,-84,6,-118,31c14289,22200,14260,22254,14213,22285v-41,28,-111,47,-146,87c14045,22397,13993,22482,13978,22520v-19,48,-49,120,-58,177c13898,22836,13915,22986,13889,23112v-21,100,-13,276,31,354c13943,23506,13951,23496,13978,23525v9,10,43,65,89,31c14103,23529,14110,23472,14127,23438v16,-31,40,-94,58,-118c14223,23270,14264,23219,14302,23171v45,-57,94,-59,150,-89c14522,23045,14562,23048,14627,23023v51,-20,58,-26,118,-29c14883,22988,15041,23018,15159,22964v48,-22,65,-27,89,-59c15274,22870,15295,22837,15279,22787v-18,-58,-55,-95,-89,-149c15167,22601,15161,22558,15130,22520v-18,-22,-89,-89,-89,-89c15026,22388,15022,22363,15012,22344v-23,-44,-42,-81,-89,-118c14893,22202,14835,22213,14805,22195v-41,-25,-72,-77,-118,-87c14631,22095,14573,22062,14509,22077v-45,11,-79,31,-118,59c14382,22146,14372,22157,14363,22167em15662,22697v,-52,-6,-70,-60,-87c15557,22596,15538,22579,15486,22579v-63,,-103,-19,-120,31c15379,22644,15392,22658,15426,22697v32,37,36,82,60,118c15516,22861,15532,22890,15573,22933v34,35,75,77,89,120c15685,23123,15651,23204,15633,23258v-10,31,-15,93,-31,121c15562,23451,15582,23425,15602,23466v21,43,32,31,91,31c15745,23497,15762,23447,15780,23438v29,-14,41,-50,60,-59c15885,23358,15922,23349,15929,23289v8,-75,-18,-120,-31,-177c15885,23056,15870,23009,15840,22964v-37,-55,-102,-88,-147,-118c15642,22812,15586,22794,15544,22756v-44,-40,-43,-12,-58,-59em15190,23673v-11,31,-24,54,-60,59c15079,23739,15032,23778,14983,23791v-45,12,-78,18,-117,31c14798,23845,14736,23802,14687,23791v-115,-26,-343,-7,-413,31c14266,23826,14189,23844,14185,23850v-10,14,-48,55,-29,90c14183,23988,14239,24007,14274,24030v36,24,77,69,117,87c14473,24154,14620,24102,14687,24088v50,-11,103,-25,147,-30c14883,24053,14907,24035,14952,24030v6,-1,120,-29,121,-31c15104,23961,15115,23947,15159,23909v18,-15,59,-85,60,-87c15223,23814,15275,23754,15248,23732v-10,,-19,,-29,em13268,22815v-12,40,-12,41,-29,90c13221,22957,13161,23006,13150,23053v-16,72,-24,163,-29,236c13116,23355,13077,23413,13061,23466v-12,39,-18,83,-29,118c13032,23594,13032,23605,13032,23615v64,,43,22,89,28c13161,23648,13164,23600,13210,23584v34,-12,99,-21,118,-59c13353,23476,13357,23441,13357,23379v,-20,20,-102,31,-121c13413,23212,13419,23154,13446,23112v28,-43,7,-81,29,-118c13504,22944,13506,22937,13506,22876v,-47,29,-67,29,-120c13535,22690,13549,22668,13564,22638v33,-65,-46,-67,-58,-87c13483,22515,13493,22526,13446,22490em13061,23763v89,,178,,267,c13349,23720,13370,23729,13417,23702v16,-43,20,-71,29,-118c13458,23568,13493,23535,13506,23497v13,-36,18,-85,29,-118c13535,23349,13535,23340,13535,23320v19,-27,29,-1,29,-62c13599,23250,13598,23249,13624,23230v,-59,,-118,,-177c13640,23026,13653,23026,13653,22964v,-76,10,-116,31,-177c13684,22757,13684,22748,13684,22728v7,-12,54,-39,29,-90c13682,22575,13672,22560,13624,22520v,-29,,-39,,-58em14038,22254v-28,28,-37,23,-60,59c13952,22354,13941,22391,13920,22431v-27,53,-27,56,-31,120c13884,22634,13868,22746,13860,22787v-9,48,-20,70,-29,118c13817,22978,13806,23108,13799,23141v-15,67,23,99,32,148c13847,23378,13815,23449,13860,23525v22,37,26,34,29,90c13893,23686,13892,23696,13920,23732v25,32,11,46,58,59c14038,23808,14072,23783,14095,23763v43,-37,63,-85,90,-120c14195,23630,14232,23596,14245,23584v19,-19,38,-41,57,-59c14320,23508,14364,23487,14391,23466v18,-13,58,-74,90,-87c14534,23358,14598,23363,14627,23348v35,-18,83,-12,118,-28c14768,23309,14775,23293,14834,23289v51,-3,81,-25,118,-31c15000,23250,15028,23237,15073,23230v38,-6,48,-22,86,-30c15213,23189,15223,23184,15248,23171v54,-29,48,-39,89,-89c15360,23054,15363,23044,15366,22994v8,-134,-10,-268,-29,-384c15326,22544,15314,22548,15279,22490v-29,-47,-33,-100,-60,-146c15206,22322,15171,22304,15159,22254v-10,-41,-26,-109,-29,-118c15130,22127,15130,22117,15130,22108em15012,21988v-30,,-59,,-89,em14716,21959v-19,,-38,,-57,c14643,22002,14623,21988,14570,21988v-45,,-84,9,-118,30c14404,22048,14392,22047,14334,22047v-76,,-116,9,-178,30c14146,22077,14137,22077,14127,22077v-10,29,-38,56,-60,90c14057,22176,14048,22186,14038,22195em15248,23023v44,,17,21,60,30c15351,23062,15390,23060,15426,23082v34,21,45,17,60,59c15510,23209,15466,23269,15455,23320v-11,50,-3,57,-29,87c15388,23451,15401,23469,15397,23525v-3,44,-11,90,29,118c15458,23665,15511,23656,15544,23673v51,25,58,25,118,29c15681,23703,15761,23683,15780,23673v38,-20,87,-62,118,-89c15945,23544,15950,23507,15987,23466v32,-35,49,-102,60,-146c16066,23242,16048,23142,16016,23082v-22,-40,-25,-80,-58,-118c15942,22946,15895,22926,15869,22905v-37,-30,-71,-72,-89,-90c15744,22779,15747,22734,15722,22697v-3,-4,-70,-52,-89,-59c15594,22625,15594,22594,15544,22579v-41,-12,-104,,-147,c15397,22640,15383,22649,15366,22697v-23,67,-5,214,31,236em15366,23673v,74,-3,112,-29,149c15306,23866,15285,23926,15248,23968v-29,33,-78,102,-118,120c15110,24097,15022,24133,15012,24147v-23,34,-47,31,-89,59c14904,24219,14811,24255,14805,24265v-25,36,-28,29,-89,29c14673,24294,14688,24269,14627,24265v-107,-8,-201,-3,-293,-30c14278,24219,14270,24208,14245,24176v-37,-46,-32,-58,-32,-118c14213,24000,14185,23850,14245,23822v37,-18,36,-36,89,-59c14371,23747,14413,23715,14452,23702v39,-13,84,-6,118,-29c14591,23659,14614,23626,14659,23643v31,11,90,15,118,30c14828,23701,14861,23702,14923,23702v77,,179,21,236,-29c15193,23643,15234,23620,15279,23615v52,-5,71,-19,118,-31c15381,23632,15374,23609,15366,23673v,10,,19,,29e" filled="f" strokecolor="red" strokeweight="1.5pt">
            <v:stroke endcap="round"/>
            <v:path shadowok="f" o:extrusionok="f" fillok="f" insetpenok="f"/>
            <o:lock v:ext="edit" rotation="t" aspectratio="t" verticies="t" text="t" shapetype="t"/>
            <o:ink i="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" annotation="t"/>
          </v:shape>
        </w:pict>
      </w:r>
    </w:p>
    <w:p w:rsidR="00FA794E" w:rsidRDefault="00FA794E" w:rsidP="00FA794E">
      <w:pPr>
        <w:jc w:val="both"/>
      </w:pPr>
    </w:p>
    <w:p w:rsidR="00FA794E" w:rsidRDefault="00FA794E" w:rsidP="00FA794E">
      <w:pPr>
        <w:jc w:val="both"/>
      </w:pPr>
    </w:p>
    <w:p w:rsidR="00FA794E" w:rsidRDefault="009E1498" w:rsidP="00FA794E">
      <w:pPr>
        <w:jc w:val="both"/>
      </w:pPr>
      <w:r>
        <w:rPr>
          <w:noProof/>
          <w:lang w:eastAsia="es-ES"/>
        </w:rPr>
        <w:pict>
          <v:polyline id="_x0000_s1027" style="position:absolute;left:0;text-align:left;z-index:251659264" points="4033.65pt,5794.05pt,4033.65pt,5794.05pt" coordorigin="14797,23155" coordsize="1,1" filled="f" strokecolor="red" strokeweight="1.5pt">
            <v:stroke endcap="round"/>
            <v:path shadowok="f" o:extrusionok="f" fillok="f" insetpenok="f"/>
            <o:lock v:ext="edit" rotation="t" aspectratio="t" verticies="t" text="t" shapetype="t"/>
            <o:ink i="AIkBHQIEBAEgAGgMAAAAAADAAAAAAAAARljPVIrml8VPjwb4utLhmyIDIWQGPoBED/AAAEgRRP8B&#10;RTUbAgCt/0Y1GwIArf9XDQAAAAUCC2UZFDIIAIAeAiHi4kEzCADwEAKLxeJBFXJH7EFyR+xBAAAA&#10;OgAAALsKEwEKfUALYgAKABEgMJu3X8yLzQG=&#10;" annotation="t"/>
          </v:polyline>
        </w:pic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r>
        <w:t xml:space="preserve">Diagrama de </w:t>
      </w:r>
      <w:r w:rsidR="00BB567A">
        <w:t>construcción</w:t>
      </w:r>
      <w:r>
        <w:t xml:space="preserve"> de Océano.</w:t>
      </w:r>
    </w:p>
    <w:p w:rsidR="00FA794E" w:rsidRDefault="00FA794E" w:rsidP="00FA794E">
      <w:pPr>
        <w:pStyle w:val="Piedefoto"/>
      </w:pPr>
      <w:commentRangeStart w:id="99"/>
      <w:r>
        <w:t>Diagrama final de la construcción del planeta con todos los elementos utilizados para su creación.</w:t>
      </w:r>
      <w:commentRangeEnd w:id="99"/>
      <w:r>
        <w:rPr>
          <w:rStyle w:val="Refdecomentario"/>
        </w:rPr>
        <w:commentReference w:id="99"/>
      </w:r>
    </w:p>
    <w:p w:rsidR="00FA794E" w:rsidRDefault="00FA794E" w:rsidP="00FA794E">
      <w:pPr>
        <w:pStyle w:val="Ttulo6"/>
      </w:pPr>
      <w:r>
        <w:t>Filtros</w:t>
      </w:r>
    </w:p>
    <w:p w:rsidR="00FA794E" w:rsidRDefault="00FA794E" w:rsidP="00FA794E">
      <w:pPr>
        <w:jc w:val="both"/>
      </w:pPr>
      <w:r>
        <w:t xml:space="preserve">Las piezas de la nave, los animales, las plantas, y los edificios tienen todos un shader parecido. La base para todos estos es una textura base que da color a los objetos, y una textura para añadir efectos de iluminación en la propiedad </w:t>
      </w:r>
      <w:proofErr w:type="spellStart"/>
      <w:r>
        <w:t>Emit</w:t>
      </w:r>
      <w:proofErr w:type="spellEnd"/>
      <w:r>
        <w:t xml:space="preserve">. Por otra parte, para permitir que el usuario destacara los animales o plantas que le interesara encontrar con mayor facilidad mediante filtros, este shader tiene una propiedad numérica </w:t>
      </w:r>
      <w:proofErr w:type="spellStart"/>
      <w:r>
        <w:t>float</w:t>
      </w:r>
      <w:proofErr w:type="spellEnd"/>
      <w:r>
        <w:t xml:space="preserve"> que funciona a modo de "interruptor", y un color a modo de tinte. Si el interruptor esta encendido, la textura se </w:t>
      </w:r>
      <w:r>
        <w:lastRenderedPageBreak/>
        <w:t xml:space="preserve">sustituye por el color del tinte, y se ilumina el objeto con este color, para visualizar el objeto elegido aun en ausencia de luz. Esta mecánica se basa en una simple o-exclusiva: </w:t>
      </w:r>
    </w:p>
    <w:p w:rsidR="00FA794E" w:rsidRDefault="00FA794E" w:rsidP="00FA794E">
      <w:pPr>
        <w:jc w:val="both"/>
      </w:pPr>
    </w:p>
    <w:p w:rsidR="00CF7C4E" w:rsidRDefault="00CF7C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100"/>
      <w:r>
        <w:t xml:space="preserve">Difuso, Emisión = </w:t>
      </w:r>
      <w:proofErr w:type="spellStart"/>
      <w:r>
        <w:t>FiltroOn</w:t>
      </w:r>
      <w:proofErr w:type="spellEnd"/>
      <w:r>
        <w:t xml:space="preserve"> * Tinte + </w:t>
      </w:r>
      <w:proofErr w:type="spellStart"/>
      <w:r>
        <w:t>FiltroOff</w:t>
      </w:r>
      <w:proofErr w:type="spellEnd"/>
      <w:r>
        <w:t xml:space="preserve"> * Textura</w:t>
      </w:r>
      <w:commentRangeEnd w:id="100"/>
      <w:r>
        <w:rPr>
          <w:rStyle w:val="Refdecomentario"/>
        </w:rPr>
        <w:commentReference w:id="100"/>
      </w:r>
    </w:p>
    <w:p w:rsidR="00FA794E" w:rsidRDefault="00FA794E" w:rsidP="00FA794E">
      <w:pPr>
        <w:jc w:val="both"/>
      </w:pPr>
      <w:r>
        <w:t xml:space="preserve">Para modelar las plantas fue suficiente con este shader. Los animales tienen, aparte de lo mencionado, una animación por shader en la sección </w:t>
      </w:r>
      <w:proofErr w:type="spellStart"/>
      <w:r>
        <w:t>vertex</w:t>
      </w:r>
      <w:proofErr w:type="spellEnd"/>
      <w:r>
        <w:t xml:space="preserve">, que oscila -con </w:t>
      </w:r>
      <w:proofErr w:type="spellStart"/>
      <w:r>
        <w:t>SinTime</w:t>
      </w:r>
      <w:proofErr w:type="spellEnd"/>
      <w:r>
        <w:t xml:space="preserve">- modificando la posición en el espacio siguiendo como dirección el vector normal de cada vértice, lo que crea un efecto de respiración. Dos valores </w:t>
      </w:r>
      <w:proofErr w:type="spellStart"/>
      <w:r>
        <w:t>float</w:t>
      </w:r>
      <w:proofErr w:type="spellEnd"/>
      <w:r>
        <w:t xml:space="preserve"> controlan esta animación: la frecuencia de la "respiración", que afecta a la multiplicación del nodo Time antes de de entrar en la función seno y la "corpulencia" que no es más que el intervalo en el que oscilan los vértices dentro de la normal, y da la sensación de que el animal toma más o menos aire al respirar. Con esta sencilla animación podemos por ejemplo recrear un conejo que respira a gran velocidad pero bocanadas cortas, o un oso que respira lentamente pero aspira y expulsa gran cantidad de aire con cada bocanada.</w:t>
      </w:r>
    </w:p>
    <w:p w:rsidR="00FA794E" w:rsidRDefault="00FA794E" w:rsidP="00FA794E">
      <w:pPr>
        <w:jc w:val="both"/>
      </w:pPr>
      <w:r>
        <w:t xml:space="preserve">Los edificios parten del shader de las plantas, aunque en un principio iban a ser filtrados del mismo modo, al haber pocos y ser bastante distintivos en su estética se descarto la necesidad. Aún así el shader actual de los edificios permite esta posibilidad y podría ser implementada en un futuro si se añadiesen </w:t>
      </w:r>
      <w:proofErr w:type="gramStart"/>
      <w:r>
        <w:t>mas</w:t>
      </w:r>
      <w:proofErr w:type="gramEnd"/>
      <w:r>
        <w:t xml:space="preserve"> edificios o interesara filtrarlos. Como añadido este shader tiene un hueco para texturas de </w:t>
      </w:r>
      <w:proofErr w:type="spellStart"/>
      <w:r>
        <w:t>NormalMap</w:t>
      </w:r>
      <w:proofErr w:type="spellEnd"/>
      <w:r>
        <w:t xml:space="preserve"> para añadir relieve a estos objetos. Así mismo, la textura de iluminación anima su valor de </w:t>
      </w:r>
      <w:proofErr w:type="spellStart"/>
      <w:r>
        <w:t>Emit</w:t>
      </w:r>
      <w:proofErr w:type="spellEnd"/>
      <w:r>
        <w:t xml:space="preserve"> para dar la sensación de un parpadeo en las luces, a velocidad configurable.</w:t>
      </w:r>
    </w:p>
    <w:p w:rsidR="00FA794E" w:rsidRDefault="00FA794E" w:rsidP="00FA794E">
      <w:pPr>
        <w:jc w:val="both"/>
      </w:pPr>
      <w:r>
        <w:t xml:space="preserve">Las piezas de la nave tienen las mismas características que un edificio pero carecen de la opción de ser filtradas, ya que cada pieza iba a ser única y no hay necesidad de hacerlo. Añaden además una segunda textura de iluminación, que se combina con la inicial en el nodo </w:t>
      </w:r>
      <w:proofErr w:type="spellStart"/>
      <w:r>
        <w:t>Emit</w:t>
      </w:r>
      <w:proofErr w:type="spellEnd"/>
      <w:r>
        <w:t>. Esta segunda textura se creó pensando en la animación de la nave de parpadeo de luces, de la cual hablaremos más adelante.</w:t>
      </w:r>
    </w:p>
    <w:p w:rsidR="00FA794E" w:rsidRDefault="00FA794E" w:rsidP="00FA794E">
      <w:pPr>
        <w:pStyle w:val="Ttulo6"/>
      </w:pPr>
      <w:r>
        <w:t>Iluminación</w:t>
      </w:r>
    </w:p>
    <w:p w:rsidR="00FA794E" w:rsidRDefault="00FA794E" w:rsidP="00FA794E">
      <w:pPr>
        <w:jc w:val="both"/>
      </w:pPr>
      <w:r>
        <w:t xml:space="preserve">Para mejorar la iluminación general del planeta introdujimos una modificación en la etapa </w:t>
      </w:r>
      <w:proofErr w:type="spellStart"/>
      <w:r>
        <w:t>lighting</w:t>
      </w:r>
      <w:proofErr w:type="spellEnd"/>
      <w:r>
        <w:t xml:space="preserve"> de todos estos shaders añadiendo una textura a modo de rampa de color. Esta textura funciona de forma similar a cuando se usa para colorear una textura en el shader de Roca en la escena inicial, pero en lugar de actuar sobre la textura base actúa sobre el valor de iluminación de cada pixel de los objetos, de forma que si el objeto está completamente iluminado se le aplica un tinte del color más a la derecha de la textura de iluminación, y si está completamente a oscuras se le aplica de la izquierda. Los valores de iluminación medios se interpolan y se obtiene el efecto deseado. Es una modificación sencilla que aporta un cambio de atmosfera bastante grande con un coste ínfimo.</w:t>
      </w:r>
    </w:p>
    <w:p w:rsidR="00FA794E" w:rsidRDefault="00FA794E" w:rsidP="00FA794E">
      <w:pPr>
        <w:pStyle w:val="Ttulo4"/>
      </w:pPr>
      <w:commentRangeStart w:id="101"/>
      <w:r>
        <w:lastRenderedPageBreak/>
        <w:t>Mejoras Propuestas</w:t>
      </w:r>
      <w:commentRangeEnd w:id="101"/>
      <w:r>
        <w:rPr>
          <w:rStyle w:val="Refdecomentario"/>
          <w:rFonts w:asciiTheme="minorHAnsi" w:eastAsiaTheme="minorHAnsi" w:hAnsiTheme="minorHAnsi" w:cstheme="minorBidi"/>
          <w:i w:val="0"/>
          <w:iCs w:val="0"/>
          <w:color w:val="auto"/>
        </w:rPr>
        <w:commentReference w:id="101"/>
      </w:r>
    </w:p>
    <w:p w:rsidR="00FA794E" w:rsidRDefault="00FA794E" w:rsidP="00FA794E">
      <w:pPr>
        <w:jc w:val="both"/>
      </w:pPr>
      <w:proofErr w:type="spellStart"/>
      <w:r>
        <w:t>Texture</w:t>
      </w:r>
      <w:proofErr w:type="spellEnd"/>
      <w:r>
        <w:t xml:space="preserve"> </w:t>
      </w:r>
      <w:proofErr w:type="spellStart"/>
      <w:r>
        <w:t>Atlasing</w:t>
      </w:r>
      <w:proofErr w:type="spellEnd"/>
    </w:p>
    <w:p w:rsidR="00FA794E" w:rsidRDefault="00FA794E" w:rsidP="00FA794E">
      <w:pPr>
        <w:jc w:val="both"/>
      </w:pPr>
      <w:r>
        <w:t>No sería muy difícil hacer un efecto de construcción tanto para edificios como para piezas de la nave. Por ejemplo, introduciendo una textura a modo de "ladrillos" de diferentes tonalidades de gris, insertándola en el nodo Clip y animando el valor que controle cuanto de dicha textura se recorta podríamos obtener un efecto de construcción controlando un único valor en una animación.</w:t>
      </w:r>
    </w:p>
    <w:p w:rsidR="00FA794E" w:rsidRDefault="00FA794E" w:rsidP="00FA794E">
      <w:pPr>
        <w:rPr>
          <w:rStyle w:val="Ttulo2Car"/>
          <w:sz w:val="22"/>
        </w:rPr>
      </w:pPr>
      <w:bookmarkStart w:id="102" w:name="_Toc334584264"/>
      <w:bookmarkStart w:id="103" w:name="_Toc334658918"/>
      <w:r>
        <w:rPr>
          <w:rStyle w:val="Ttulo2Car"/>
          <w:b w:val="0"/>
          <w:bCs w:val="0"/>
          <w:sz w:val="22"/>
        </w:rPr>
        <w:br w:type="page"/>
      </w:r>
    </w:p>
    <w:p w:rsidR="00FA794E" w:rsidRPr="00A416FF" w:rsidRDefault="00FA794E" w:rsidP="00FA794E">
      <w:pPr>
        <w:pStyle w:val="Ttulo3"/>
        <w:rPr>
          <w:rStyle w:val="Ttulo2Car"/>
          <w:b/>
          <w:bCs/>
          <w:sz w:val="22"/>
        </w:rPr>
      </w:pPr>
      <w:bookmarkStart w:id="104" w:name="_Toc334728624"/>
      <w:r w:rsidRPr="00A416FF">
        <w:rPr>
          <w:rStyle w:val="Ttulo2Car"/>
          <w:b/>
          <w:bCs/>
          <w:sz w:val="22"/>
        </w:rPr>
        <w:lastRenderedPageBreak/>
        <w:t>Animaciones y Efectos de Partículas</w:t>
      </w:r>
      <w:bookmarkEnd w:id="102"/>
      <w:bookmarkEnd w:id="103"/>
      <w:bookmarkEnd w:id="104"/>
    </w:p>
    <w:p w:rsidR="00FA794E" w:rsidRDefault="00FA794E" w:rsidP="00FA794E">
      <w:pPr>
        <w:jc w:val="both"/>
      </w:pPr>
      <w:r>
        <w:t xml:space="preserve">Animaciones básicas, animaciones con </w:t>
      </w:r>
      <w:proofErr w:type="spellStart"/>
      <w:r>
        <w:t>Armatures</w:t>
      </w:r>
      <w:proofErr w:type="spellEnd"/>
      <w:r>
        <w:t xml:space="preserve"> "Armazones", </w:t>
      </w:r>
    </w:p>
    <w:p w:rsidR="00FA794E" w:rsidRPr="002047A7" w:rsidRDefault="00FA794E" w:rsidP="00FA794E">
      <w:pPr>
        <w:jc w:val="both"/>
        <w:rPr>
          <w:lang w:val="en-US"/>
        </w:rPr>
      </w:pPr>
      <w:proofErr w:type="spellStart"/>
      <w:r w:rsidRPr="002047A7">
        <w:rPr>
          <w:lang w:val="en-US"/>
        </w:rPr>
        <w:t>Animaciones</w:t>
      </w:r>
      <w:proofErr w:type="spellEnd"/>
      <w:r w:rsidRPr="002047A7">
        <w:rPr>
          <w:lang w:val="en-US"/>
        </w:rPr>
        <w:t xml:space="preserve"> en </w:t>
      </w:r>
      <w:proofErr w:type="spellStart"/>
      <w:r w:rsidRPr="002047A7">
        <w:rPr>
          <w:lang w:val="en-US"/>
        </w:rPr>
        <w:t>GameObjects</w:t>
      </w:r>
      <w:proofErr w:type="spellEnd"/>
    </w:p>
    <w:p w:rsidR="00FA794E" w:rsidRPr="002047A7" w:rsidRDefault="00FA794E" w:rsidP="00FA794E">
      <w:pPr>
        <w:jc w:val="both"/>
        <w:rPr>
          <w:lang w:val="en-US"/>
        </w:rPr>
      </w:pPr>
      <w:r w:rsidRPr="002047A7">
        <w:rPr>
          <w:lang w:val="en-US"/>
        </w:rPr>
        <w:t xml:space="preserve">Animation View Unity, </w:t>
      </w:r>
      <w:proofErr w:type="spellStart"/>
      <w:r w:rsidRPr="002047A7">
        <w:rPr>
          <w:lang w:val="en-US"/>
        </w:rPr>
        <w:t>eventos</w:t>
      </w:r>
      <w:proofErr w:type="spellEnd"/>
    </w:p>
    <w:p w:rsidR="00FA794E" w:rsidRDefault="00FA794E" w:rsidP="00FA794E">
      <w:pPr>
        <w:jc w:val="both"/>
      </w:pPr>
      <w:r>
        <w:t>Todo estaba quedando muy bonito pero... muy soso. Los arboles parecían piedras y los animales parecían piedras también. Era el momento de indagar en el campo de las animaciones y darle vidilla al asunto, que al fin y al cabo es un juego de la vida...</w:t>
      </w:r>
    </w:p>
    <w:p w:rsidR="00FA794E" w:rsidRDefault="00FA794E" w:rsidP="00FA794E"/>
    <w:p w:rsidR="00FA794E" w:rsidRDefault="00FA794E" w:rsidP="00FA794E"/>
    <w:p w:rsidR="00FA794E" w:rsidRDefault="00FA794E" w:rsidP="00FA794E">
      <w:pPr>
        <w:pStyle w:val="Ttulo4"/>
      </w:pPr>
      <w:r>
        <w:t>Mejoras propuestas</w:t>
      </w:r>
    </w:p>
    <w:p w:rsidR="00FA794E" w:rsidRDefault="00FA794E" w:rsidP="00FA794E">
      <w:pPr>
        <w:pStyle w:val="Ttulo5"/>
      </w:pPr>
      <w:r>
        <w:t>Animaciones animales:</w:t>
      </w:r>
    </w:p>
    <w:p w:rsidR="00FA794E" w:rsidRPr="007620C6" w:rsidRDefault="00FA794E" w:rsidP="00FA794E">
      <w:pPr>
        <w:jc w:val="both"/>
      </w:pPr>
      <w:r>
        <w:t xml:space="preserve">A pesar de toda la vida que ganan los elementos de la escena al animarse, el hecho de haber una única animación para cada estado de todos los animales hace que muy frecuentemente parece que asistamos a una coreografía mundial. Sería conveniente crear animaciones propias de cada animal, e incluso distintas animaciones con variaciones para cada evento de cada animal, del mismo modo que se elige un modelo </w:t>
      </w:r>
      <w:proofErr w:type="spellStart"/>
      <w:r>
        <w:t>random</w:t>
      </w:r>
      <w:proofErr w:type="spellEnd"/>
      <w:r>
        <w:t xml:space="preserve"> de una lista de modelos a la hora de insertarlo en el tablero, podría elegirse una de estas variaciones de entre las posibles de forma aleatoria, y le daría un aspecto menos uniforme a la visión general.</w:t>
      </w:r>
    </w:p>
    <w:p w:rsidR="00FA794E" w:rsidRDefault="00FA794E" w:rsidP="00FA794E">
      <w:pPr>
        <w:pStyle w:val="Ttulo5"/>
      </w:pPr>
      <w:r w:rsidRPr="007620C6">
        <w:t>Animación de construcción de piezas de la nave o edificios</w:t>
      </w:r>
      <w:r>
        <w:t>:</w:t>
      </w:r>
    </w:p>
    <w:p w:rsidR="00FA794E" w:rsidRDefault="00FA794E" w:rsidP="00FA794E">
      <w:pPr>
        <w:jc w:val="both"/>
      </w:pPr>
      <w:r>
        <w:t>Tal como se comento en el tema de shaders, modificando el shader de los edificios y las piezas de la nave como allí se describe, podemos crear una animación que usando uno de sus valores al iniciarse la pieza seria invisible y según pasara el tiempo los "ladrillos" de la textura de construcción del shader con colores más oscuros irían apareciendo, dando paso a los más claros hasta formar la pieza en su totalidad. Cuando la animación de construcción se completara cambiaríamos de animación a la original de la pieza con el script de cambiar animación.</w:t>
      </w:r>
    </w:p>
    <w:p w:rsidR="00FA794E" w:rsidRDefault="00FA794E" w:rsidP="00FA794E">
      <w:pPr>
        <w:jc w:val="both"/>
      </w:pPr>
      <w:commentRangeStart w:id="105"/>
      <w:r>
        <w:t xml:space="preserve">Partículas </w:t>
      </w:r>
      <w:hyperlink r:id="rId36" w:history="1">
        <w:r>
          <w:rPr>
            <w:rStyle w:val="Hipervnculo"/>
          </w:rPr>
          <w:t>http://docs.unity3d.com/Documentation/Components/comp-ParticlesLegacy.html</w:t>
        </w:r>
      </w:hyperlink>
      <w:commentRangeEnd w:id="105"/>
      <w:r w:rsidR="00981CF4">
        <w:rPr>
          <w:rStyle w:val="Refdecomentario"/>
        </w:rPr>
        <w:commentReference w:id="105"/>
      </w:r>
    </w:p>
    <w:p w:rsidR="00FA794E" w:rsidRDefault="00FA794E" w:rsidP="00FA794E">
      <w:pPr>
        <w:rPr>
          <w:rStyle w:val="Ttulo2Car"/>
          <w:b w:val="0"/>
          <w:bCs w:val="0"/>
        </w:rPr>
      </w:pPr>
      <w:r>
        <w:rPr>
          <w:rStyle w:val="Ttulo2Car"/>
        </w:rPr>
        <w:br w:type="page"/>
      </w:r>
    </w:p>
    <w:p w:rsidR="00AF4191" w:rsidRPr="00A416FF" w:rsidRDefault="00FA794E" w:rsidP="00AF4191">
      <w:pPr>
        <w:pStyle w:val="Ttulo3"/>
      </w:pPr>
      <w:bookmarkStart w:id="106" w:name="_Toc334658919"/>
      <w:bookmarkStart w:id="107" w:name="_Toc334685629"/>
      <w:bookmarkStart w:id="108" w:name="_Toc334728625"/>
      <w:r>
        <w:rPr>
          <w:rStyle w:val="Ttulo2Car"/>
          <w:b/>
          <w:bCs/>
          <w:sz w:val="22"/>
        </w:rPr>
        <w:lastRenderedPageBreak/>
        <w:t>I</w:t>
      </w:r>
      <w:r w:rsidR="00AF4191" w:rsidRPr="00A416FF">
        <w:rPr>
          <w:rStyle w:val="Ttulo2Car"/>
          <w:b/>
          <w:bCs/>
          <w:sz w:val="22"/>
        </w:rPr>
        <w:t>nterfaz</w:t>
      </w:r>
      <w:bookmarkEnd w:id="78"/>
      <w:bookmarkEnd w:id="106"/>
      <w:bookmarkEnd w:id="107"/>
      <w:bookmarkEnd w:id="108"/>
      <w:r w:rsidR="00AF4191" w:rsidRPr="00A416FF">
        <w:t xml:space="preserve"> </w:t>
      </w:r>
    </w:p>
    <w:p w:rsidR="00AF4191" w:rsidRPr="00794970" w:rsidRDefault="00AF4191" w:rsidP="00AF4191">
      <w:pPr>
        <w:jc w:val="both"/>
      </w:pPr>
      <w:r w:rsidRPr="00794970">
        <w:t>Como toda aplicación informática que se precie, el juego dispone de una interfaz. El método para crear interfaces en Unity es bastante primitivo en esta versión. Su funcionamiento se basa en la función</w:t>
      </w:r>
      <w:r>
        <w:t xml:space="preserve"> </w:t>
      </w:r>
      <w:proofErr w:type="spellStart"/>
      <w:proofErr w:type="gramStart"/>
      <w:r w:rsidRPr="00794970">
        <w:t>OnGUI</w:t>
      </w:r>
      <w:proofErr w:type="spellEnd"/>
      <w:r w:rsidRPr="00794970">
        <w:t>(</w:t>
      </w:r>
      <w:proofErr w:type="gramEnd"/>
      <w:r w:rsidRPr="00794970">
        <w:t xml:space="preserve">), que se llama </w:t>
      </w:r>
      <w:r w:rsidR="00293B76">
        <w:t xml:space="preserve">en múltiples ocasiones </w:t>
      </w:r>
      <w:r w:rsidRPr="00794970">
        <w:t xml:space="preserve">cada </w:t>
      </w:r>
      <w:proofErr w:type="spellStart"/>
      <w:r w:rsidRPr="00794970">
        <w:t>frame</w:t>
      </w:r>
      <w:proofErr w:type="spellEnd"/>
      <w:r w:rsidRPr="00794970">
        <w:t xml:space="preserve">, de la misma forma que </w:t>
      </w:r>
      <w:proofErr w:type="spellStart"/>
      <w:r w:rsidRPr="00794970">
        <w:t>Update</w:t>
      </w:r>
      <w:proofErr w:type="spellEnd"/>
      <w:r w:rsidRPr="00794970">
        <w:t xml:space="preserve">(). En ella se </w:t>
      </w:r>
      <w:r>
        <w:t>crean o actualizan</w:t>
      </w:r>
      <w:r w:rsidRPr="00794970">
        <w:t xml:space="preserve"> los componentes gráficos 2D de la interfaz, que recogen las interacciones con el usuario. </w:t>
      </w:r>
    </w:p>
    <w:p w:rsidR="00AF4191" w:rsidRDefault="00AF4191" w:rsidP="00AF4191">
      <w:pPr>
        <w:jc w:val="both"/>
      </w:pPr>
      <w:r>
        <w:t xml:space="preserve">Estos componentes se categorizan por "estilos", de los cuales se describen unas características como funcionamiento especifico a la hora de interaccionar o dimensiones y propiedades visuales. Unity facilita ciertos estilos por defecto como botones, labels, sliders y scrollbars, muy comunes en su uso pero bastante anodinos. Para cubrir nuestras necesidades tenemos también la posibilidad de crear estilos propios, los llamados "Custom Styles". Prácticamente todos los botones de nuestro proyecto son estilos propios, pero la única diferencia en la mayoría de ellos es estética. </w:t>
      </w:r>
    </w:p>
    <w:p w:rsidR="00AF4191" w:rsidRPr="006706CC" w:rsidRDefault="00AF4191" w:rsidP="00AF4191">
      <w:pPr>
        <w:pStyle w:val="Piedefoto"/>
        <w:rPr>
          <w:rStyle w:val="Referenciasutil"/>
          <w:smallCaps w:val="0"/>
        </w:rPr>
      </w:pPr>
      <w:commentRangeStart w:id="109"/>
      <w:r>
        <w:t>[TODO Imágenes Comparativas custom style vs default style]</w:t>
      </w:r>
      <w:commentRangeEnd w:id="109"/>
      <w:r>
        <w:rPr>
          <w:rStyle w:val="Refdecomentario"/>
        </w:rPr>
        <w:commentReference w:id="109"/>
      </w:r>
    </w:p>
    <w:p w:rsidR="00AF4191" w:rsidRDefault="00AF4191" w:rsidP="00AF4191">
      <w:pPr>
        <w:jc w:val="both"/>
      </w:pPr>
      <w:commentRangeStart w:id="110"/>
      <w:r>
        <w:t xml:space="preserve">A la hora de construir las interfaces se hace pesada la falta de facilidades por parte de Unity en esta versión. Todos los componentes han de ser codificados manualmente, tanto posicionamiento como dimensiones y por supuesto eventos invocados. Se echa en falta tanto un editor gráfico para lo primero como un editor de eventos para lo segundo. </w:t>
      </w:r>
      <w:commentRangeEnd w:id="110"/>
      <w:r>
        <w:rPr>
          <w:rStyle w:val="Refdecomentario"/>
        </w:rPr>
        <w:commentReference w:id="110"/>
      </w:r>
    </w:p>
    <w:p w:rsidR="00AF4191" w:rsidRDefault="00AF4191" w:rsidP="00AF4191">
      <w:pPr>
        <w:jc w:val="both"/>
      </w:pPr>
      <w:commentRangeStart w:id="111"/>
      <w:r>
        <w:t>A pesar de todo esto, creemos que hemos hecho un buen trabajo y ha quedado una interfaz muy profesional. Esperamos con ansias que en las nuevas actualizaciones de Unity mejoren este aspecto</w:t>
      </w:r>
      <w:proofErr w:type="gramStart"/>
      <w:r>
        <w:t>!</w:t>
      </w:r>
      <w:proofErr w:type="gramEnd"/>
    </w:p>
    <w:p w:rsidR="00AF4191" w:rsidRDefault="00AF4191" w:rsidP="00AF4191">
      <w:pPr>
        <w:jc w:val="center"/>
      </w:pPr>
      <w:r>
        <w:rPr>
          <w:noProof/>
          <w:lang w:eastAsia="es-ES"/>
        </w:rPr>
        <w:drawing>
          <wp:inline distT="0" distB="0" distL="0" distR="0">
            <wp:extent cx="5400040" cy="1792741"/>
            <wp:effectExtent l="190500" t="152400" r="162560" b="131309"/>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Un mapa de la interfaz final del proyecto.</w:t>
      </w:r>
    </w:p>
    <w:commentRangeEnd w:id="111"/>
    <w:p w:rsidR="00AF4191" w:rsidRDefault="00AF4191" w:rsidP="00AF4191">
      <w:pPr>
        <w:jc w:val="both"/>
      </w:pPr>
      <w:r>
        <w:rPr>
          <w:rStyle w:val="Refdecomentario"/>
        </w:rPr>
        <w:commentReference w:id="111"/>
      </w:r>
      <w:commentRangeStart w:id="112"/>
      <w:r>
        <w:t xml:space="preserve">Las interacciones del usuario con el juego también se basan en gran medida en los Raycasts. Los Raycasts son vectores o líneas que van de un punto del espacio en una dirección, y podemos controlar ambas. Su utilidad viene dada por la colisión o intersección de este rayo con un objeto que tenga un componente Collider. Al chocar el rayo con el componente obtenemos todo tipo de información interesante como las coordenadas del espacio del vértice del </w:t>
      </w:r>
      <w:proofErr w:type="spellStart"/>
      <w:r>
        <w:t>Mesh</w:t>
      </w:r>
      <w:proofErr w:type="spellEnd"/>
      <w:r>
        <w:t xml:space="preserve"> asociado al </w:t>
      </w:r>
      <w:proofErr w:type="spellStart"/>
      <w:r>
        <w:t>collider</w:t>
      </w:r>
      <w:proofErr w:type="spellEnd"/>
      <w:r>
        <w:t xml:space="preserve">, el triangulo, la normal, la coordenada de la textura en los UVs, etc. La más frecuente en </w:t>
      </w:r>
      <w:r w:rsidRPr="008078BB">
        <w:t>nuestro</w:t>
      </w:r>
      <w:r>
        <w:t xml:space="preserve"> caso es el posicionamiento de objetos a insertar en las coordenadas adecuadas del planeta.</w:t>
      </w:r>
      <w:commentRangeEnd w:id="112"/>
      <w:r>
        <w:rPr>
          <w:rStyle w:val="Refdecomentario"/>
        </w:rPr>
        <w:commentReference w:id="112"/>
      </w:r>
    </w:p>
    <w:p w:rsidR="00B10830" w:rsidRPr="00B10830" w:rsidRDefault="00B10830" w:rsidP="00B10830">
      <w:pPr>
        <w:pStyle w:val="Ttulo2"/>
        <w:numPr>
          <w:ilvl w:val="0"/>
          <w:numId w:val="9"/>
        </w:numPr>
      </w:pPr>
      <w:bookmarkStart w:id="113" w:name="_Toc334584266"/>
      <w:bookmarkStart w:id="114" w:name="_Toc334658920"/>
      <w:bookmarkStart w:id="115" w:name="_Toc334685630"/>
      <w:bookmarkStart w:id="116" w:name="_Toc334728626"/>
      <w:r>
        <w:lastRenderedPageBreak/>
        <w:t>Estructura y resto de funciones</w:t>
      </w:r>
      <w:bookmarkEnd w:id="113"/>
      <w:bookmarkEnd w:id="114"/>
      <w:bookmarkEnd w:id="115"/>
      <w:bookmarkEnd w:id="116"/>
    </w:p>
    <w:p w:rsidR="00B10830" w:rsidRDefault="00B10830" w:rsidP="00B10830"/>
    <w:p w:rsidR="00B10830" w:rsidRPr="00B10830" w:rsidRDefault="00B10830" w:rsidP="00B10830">
      <w:commentRangeStart w:id="117"/>
      <w:r>
        <w:t>TODO</w:t>
      </w:r>
      <w:commentRangeEnd w:id="117"/>
      <w:r>
        <w:rPr>
          <w:rStyle w:val="Refdecomentario"/>
        </w:rPr>
        <w:commentReference w:id="117"/>
      </w:r>
    </w:p>
    <w:p w:rsidR="00BA7881" w:rsidRDefault="00BA7881" w:rsidP="00BA7881"/>
    <w:p w:rsidR="00BA7881" w:rsidRDefault="00BA7881">
      <w:r>
        <w:br w:type="page"/>
      </w:r>
    </w:p>
    <w:p w:rsidR="00D64FD3" w:rsidRDefault="00D64FD3" w:rsidP="00D64FD3">
      <w:pPr>
        <w:pStyle w:val="Ttulo1"/>
      </w:pPr>
      <w:bookmarkStart w:id="118" w:name="_Toc334584267"/>
      <w:bookmarkStart w:id="119" w:name="_Toc334658921"/>
      <w:bookmarkStart w:id="120" w:name="_Toc334685631"/>
      <w:bookmarkStart w:id="121" w:name="_Toc334728627"/>
      <w:r>
        <w:lastRenderedPageBreak/>
        <w:t>Pruebas</w:t>
      </w:r>
      <w:bookmarkEnd w:id="118"/>
      <w:bookmarkEnd w:id="119"/>
      <w:bookmarkEnd w:id="120"/>
      <w:bookmarkEnd w:id="121"/>
    </w:p>
    <w:p w:rsidR="00841C80" w:rsidRPr="00B10830" w:rsidRDefault="00841C80" w:rsidP="00841C80">
      <w:pPr>
        <w:pStyle w:val="Ttulo2"/>
      </w:pPr>
      <w:bookmarkStart w:id="122" w:name="_Toc334658922"/>
      <w:bookmarkStart w:id="123" w:name="_Toc334685632"/>
      <w:bookmarkStart w:id="124" w:name="_Toc334728628"/>
      <w:r>
        <w:t>Introducción</w:t>
      </w:r>
      <w:bookmarkEnd w:id="122"/>
      <w:bookmarkEnd w:id="123"/>
      <w:bookmarkEnd w:id="124"/>
    </w:p>
    <w:p w:rsidR="00D64FD3" w:rsidRDefault="00D64FD3" w:rsidP="00D64FD3"/>
    <w:p w:rsidR="00B805A4" w:rsidRDefault="00B805A4" w:rsidP="00B805A4">
      <w:r>
        <w:t>Una de las ventajas de Unity es que nos permite probar el funcionamiento de las cosas implementadas con solo pulsar un botón. Gracias a esta facilidad, hemos podido hacer multitud de pruebas durante el periodo de desarrollo del proyecto, corrigiendo y adaptando el mismo a raíz de los resultados que obteníamos. Podemos decir que nuestro plan de pruebas ha sido una “evaluación continua”, en la que cada característica nueva incorporada era sometida a un test inmediato con el fin de detectar fallos y defectos.</w:t>
      </w:r>
    </w:p>
    <w:p w:rsidR="00B805A4" w:rsidRDefault="00B805A4" w:rsidP="00B805A4">
      <w:r>
        <w:t xml:space="preserve">Casi todo nuestro plan de pruebas se ha incorporado al desarrollo desde el primer momento, en forma de pruebas de caja blanca y pruebas funcionales. Todo el equipo ha sido responsable de probar tanto sus aportaciones al código como el comportamiento general del proyecto y de secciones individuales. Cuando el equipo encontraba un fallo o un defecto, se depura el código, se arregla y se vuelve a ejecutar la prueba para comprobar que ya no está, o en caso de ser un defecto de una sección que no le correspondía, se notificaba pertinentemente al responsable de esa sección de código. </w:t>
      </w:r>
    </w:p>
    <w:p w:rsidR="00B805A4" w:rsidRDefault="00B805A4" w:rsidP="00B805A4"/>
    <w:p w:rsidR="00B805A4" w:rsidRDefault="00B805A4" w:rsidP="00B805A4">
      <w:pPr>
        <w:pStyle w:val="Ttulo2"/>
      </w:pPr>
      <w:bookmarkStart w:id="125" w:name="_Toc334728629"/>
      <w:r>
        <w:t>Pruebas realizadas</w:t>
      </w:r>
      <w:bookmarkEnd w:id="125"/>
    </w:p>
    <w:p w:rsidR="00B805A4" w:rsidRPr="00B805A4" w:rsidRDefault="00B805A4" w:rsidP="00B805A4"/>
    <w:p w:rsidR="00B805A4" w:rsidRDefault="00B805A4" w:rsidP="00B805A4">
      <w:r>
        <w:t>Como se ha dicho anteriormente, las pruebas realizadas son demasiado numerosas para enumerarlas todas, así que a continuación enumeraremos algunas de las más representativas:</w:t>
      </w:r>
    </w:p>
    <w:p w:rsidR="00B805A4" w:rsidRDefault="00B805A4" w:rsidP="00B805A4">
      <w:pPr>
        <w:pStyle w:val="Prrafodelista"/>
        <w:numPr>
          <w:ilvl w:val="0"/>
          <w:numId w:val="22"/>
        </w:numPr>
      </w:pPr>
      <w:r>
        <w:t>Pruebas iniciales de la GUI de la escena inicial:</w:t>
      </w:r>
    </w:p>
    <w:p w:rsidR="00B805A4" w:rsidRDefault="00B805A4" w:rsidP="00B805A4">
      <w:pPr>
        <w:pStyle w:val="Prrafodelista"/>
        <w:numPr>
          <w:ilvl w:val="1"/>
          <w:numId w:val="22"/>
        </w:numPr>
      </w:pPr>
      <w:r>
        <w:t>Elementos a comprobar:</w:t>
      </w:r>
    </w:p>
    <w:p w:rsidR="00B805A4" w:rsidRDefault="00B805A4" w:rsidP="00B805A4">
      <w:pPr>
        <w:pStyle w:val="Prrafodelista"/>
        <w:ind w:left="1440"/>
      </w:pPr>
      <w:r>
        <w:t xml:space="preserve">En la primera prueba de la interfaz de usuario planteada, la intención es probar el correcto funcionamiento de todos los elementos de la interfaz en la primera escena. </w:t>
      </w:r>
    </w:p>
    <w:p w:rsidR="00B805A4" w:rsidRDefault="00B805A4" w:rsidP="00B805A4">
      <w:pPr>
        <w:pStyle w:val="Prrafodelista"/>
        <w:ind w:left="1440"/>
      </w:pPr>
      <w:r>
        <w:t xml:space="preserve">Se probarán que todos los elementos estáticos aparezcan en el lugar adecuado y con el aspecto esperado y se probará así mismo que todos y cada uno de los controles con posibilidad de interacción de la interfaz </w:t>
      </w:r>
      <w:proofErr w:type="gramStart"/>
      <w:r>
        <w:t>funcionan</w:t>
      </w:r>
      <w:proofErr w:type="gramEnd"/>
      <w:r>
        <w:t xml:space="preserve"> y desempeñan correctamente su cometido. No se probará nada más.</w:t>
      </w:r>
    </w:p>
    <w:p w:rsidR="00B805A4" w:rsidRDefault="00B805A4" w:rsidP="00B805A4">
      <w:pPr>
        <w:pStyle w:val="Prrafodelista"/>
        <w:numPr>
          <w:ilvl w:val="1"/>
          <w:numId w:val="22"/>
        </w:numPr>
      </w:pPr>
      <w:r>
        <w:t>Procedimiento a seguir:</w:t>
      </w:r>
    </w:p>
    <w:p w:rsidR="00B805A4" w:rsidRDefault="00B805A4" w:rsidP="00B805A4">
      <w:pPr>
        <w:pStyle w:val="Prrafodelista"/>
        <w:ind w:left="1440"/>
      </w:pPr>
      <w:r>
        <w:t>El usuario encargado de la prueba hace un recorrido por la interfaz, interactuando del mayor número de maneras posibles y comprobando que cada uno de los controles existentes se comporta de la manera esperada.</w:t>
      </w:r>
    </w:p>
    <w:p w:rsidR="00B805A4" w:rsidRDefault="00B805A4" w:rsidP="00B805A4">
      <w:pPr>
        <w:pStyle w:val="Prrafodelista"/>
        <w:numPr>
          <w:ilvl w:val="1"/>
          <w:numId w:val="22"/>
        </w:numPr>
      </w:pPr>
      <w:r>
        <w:t>Criterios de fallo/paso de la prueba:</w:t>
      </w:r>
    </w:p>
    <w:p w:rsidR="00B805A4" w:rsidRDefault="00B805A4" w:rsidP="00B805A4">
      <w:pPr>
        <w:pStyle w:val="Prrafodelista"/>
        <w:ind w:left="1440"/>
      </w:pPr>
      <w:r>
        <w:t xml:space="preserve">Si todos los controles cumplen su función y la interactividad con ellos funciona de la manera esperada, se considera </w:t>
      </w:r>
      <w:r w:rsidR="00BC40F2">
        <w:t>la prueba superada</w:t>
      </w:r>
      <w:r>
        <w:t>. En caso de que al menos uno de los controles no se comporte según lo esperado, se considera fallo y se procede a depurar el defecto y a volver a comenzar la prueba.</w:t>
      </w:r>
    </w:p>
    <w:p w:rsidR="00B805A4" w:rsidRDefault="00B805A4" w:rsidP="00B805A4">
      <w:pPr>
        <w:pStyle w:val="Prrafodelista"/>
        <w:numPr>
          <w:ilvl w:val="0"/>
          <w:numId w:val="22"/>
        </w:numPr>
      </w:pPr>
      <w:r>
        <w:lastRenderedPageBreak/>
        <w:t>Pruebas de la generación de textura de altura aleatoria</w:t>
      </w:r>
    </w:p>
    <w:p w:rsidR="00B805A4" w:rsidRDefault="00B805A4" w:rsidP="00B805A4">
      <w:pPr>
        <w:pStyle w:val="Prrafodelista"/>
        <w:numPr>
          <w:ilvl w:val="1"/>
          <w:numId w:val="22"/>
        </w:numPr>
      </w:pPr>
      <w:r>
        <w:t>Elementos a comprobar:</w:t>
      </w:r>
    </w:p>
    <w:p w:rsidR="00B805A4" w:rsidRDefault="00B805A4" w:rsidP="00B805A4">
      <w:pPr>
        <w:pStyle w:val="Prrafodelista"/>
        <w:ind w:left="1440"/>
      </w:pPr>
      <w:r>
        <w:t>Dada la complejidad del proceso de generación aleatoria del terreno, debemos comprobar dos cosas: que la generación produce una salida en forma de textura y que esa salida es satisfactoria y adecuada a nuestros intereses.  La textura además debe cumplir ciertas condiciones, como que su tamaño es el adecuado, que sus píxeles se encuentran en un rango aceptable de valores para el resto del proceso, etc.</w:t>
      </w:r>
    </w:p>
    <w:p w:rsidR="00B805A4" w:rsidRDefault="00B805A4" w:rsidP="00B805A4">
      <w:pPr>
        <w:pStyle w:val="Prrafodelista"/>
        <w:numPr>
          <w:ilvl w:val="1"/>
          <w:numId w:val="22"/>
        </w:numPr>
      </w:pPr>
      <w:r>
        <w:t>Procedimiento a seguir:</w:t>
      </w:r>
    </w:p>
    <w:p w:rsidR="00B805A4" w:rsidRDefault="00B805A4" w:rsidP="00B805A4">
      <w:pPr>
        <w:pStyle w:val="Prrafodelista"/>
        <w:ind w:left="1440"/>
      </w:pPr>
      <w:r>
        <w:t xml:space="preserve">Esta prueba </w:t>
      </w:r>
      <w:r w:rsidR="00DD61FA">
        <w:t>puede considerarse tanto de caja negra como de caja blanca, pues aunque el código interno y su estructura nos es conocida,  una vez puesta en marcha se debe esperar a los resultados (o a un fallo) para su evaluación.</w:t>
      </w:r>
    </w:p>
    <w:p w:rsidR="00DD61FA" w:rsidRDefault="00DD61FA" w:rsidP="00DD61FA">
      <w:pPr>
        <w:pStyle w:val="Prrafodelista"/>
        <w:numPr>
          <w:ilvl w:val="1"/>
          <w:numId w:val="22"/>
        </w:numPr>
      </w:pPr>
      <w:r>
        <w:t>Criterios de fallo/paso de la prueba:</w:t>
      </w:r>
    </w:p>
    <w:p w:rsidR="00DD61FA" w:rsidRDefault="00DD61FA" w:rsidP="00DD61FA">
      <w:pPr>
        <w:pStyle w:val="Prrafodelista"/>
        <w:ind w:left="1440"/>
      </w:pPr>
      <w:r>
        <w:t>Al concluir se valorará, primero, el formato de la salida: que sea una textura de las dimensiones dictadas, que los valores de los pixeles entren dentro del rango determinado y que son adecuados para servir de entrada al resto del proceso.</w:t>
      </w:r>
    </w:p>
    <w:p w:rsidR="00DD61FA" w:rsidRDefault="00DD61FA" w:rsidP="00DD61FA">
      <w:pPr>
        <w:pStyle w:val="Prrafodelista"/>
        <w:ind w:left="1440"/>
      </w:pPr>
      <w:r>
        <w:t>También se valorará que estos pixeles formen una representación lo más adecuada posible, según nuestro punto de vista personal, de un terreno.</w:t>
      </w:r>
    </w:p>
    <w:p w:rsidR="00BC40F2" w:rsidRDefault="00BC40F2" w:rsidP="00BC40F2">
      <w:pPr>
        <w:pStyle w:val="Prrafodelista"/>
        <w:numPr>
          <w:ilvl w:val="0"/>
          <w:numId w:val="22"/>
        </w:numPr>
      </w:pPr>
      <w:r>
        <w:t>Pruebas de la GUI de la escena principal</w:t>
      </w:r>
    </w:p>
    <w:p w:rsidR="00BC40F2" w:rsidRDefault="00BC40F2" w:rsidP="00BC40F2">
      <w:pPr>
        <w:pStyle w:val="Prrafodelista"/>
        <w:numPr>
          <w:ilvl w:val="1"/>
          <w:numId w:val="22"/>
        </w:numPr>
      </w:pPr>
      <w:r>
        <w:t>Elementos a comprobar:</w:t>
      </w:r>
    </w:p>
    <w:p w:rsidR="00BC40F2" w:rsidRDefault="00BC40F2" w:rsidP="00BC40F2">
      <w:pPr>
        <w:pStyle w:val="Prrafodelista"/>
        <w:ind w:left="1440"/>
      </w:pPr>
      <w:r>
        <w:t xml:space="preserve">Dado que es imposible probar todos los elementos en una sola prueba, esta prueba se divide en sub-pruebas </w:t>
      </w:r>
      <w:r w:rsidR="00BB567A">
        <w:t>más</w:t>
      </w:r>
      <w:r>
        <w:t xml:space="preserve"> específicas que prueban uno a uno cada uno de los apartados, y luego una sucesión de pruebas aleatorias completas en las que ese prueba el sistema completo como si de un usuario final se tratase.</w:t>
      </w:r>
    </w:p>
    <w:p w:rsidR="00BC40F2" w:rsidRDefault="00BC40F2" w:rsidP="00BC40F2">
      <w:pPr>
        <w:pStyle w:val="Prrafodelista"/>
        <w:ind w:left="1440"/>
      </w:pPr>
      <w:r>
        <w:t>Durante las sub-pruebas se comprueba el funcionamiento de los elementos de la interfaz, su correcto funcionamiento, colocación y aspecto. Durante las pruebas generales se comprueba el funcionamiento en conjunto de la interfaz, sobre todo intercalando acciones de diferentes secciones e interactuando entre ellas.</w:t>
      </w:r>
    </w:p>
    <w:p w:rsidR="00BC40F2" w:rsidRDefault="00BC40F2" w:rsidP="00BC40F2">
      <w:pPr>
        <w:pStyle w:val="Prrafodelista"/>
        <w:numPr>
          <w:ilvl w:val="1"/>
          <w:numId w:val="22"/>
        </w:numPr>
      </w:pPr>
      <w:r>
        <w:t>Procedimiento a seguir:</w:t>
      </w:r>
    </w:p>
    <w:p w:rsidR="00BC40F2" w:rsidRDefault="00BC40F2" w:rsidP="00BC40F2">
      <w:pPr>
        <w:pStyle w:val="Prrafodelista"/>
        <w:ind w:left="1440"/>
      </w:pPr>
      <w:r>
        <w:t>El usuario encargado de la prueba hace un recorrido por la interfaz, interactuando del mayor número de maneras posibles y comprobando que cada uno de los controles a comprobar se comporta de la manera esperada.</w:t>
      </w:r>
    </w:p>
    <w:p w:rsidR="00BC40F2" w:rsidRDefault="00BC40F2" w:rsidP="00BC40F2">
      <w:pPr>
        <w:pStyle w:val="Prrafodelista"/>
        <w:numPr>
          <w:ilvl w:val="1"/>
          <w:numId w:val="22"/>
        </w:numPr>
      </w:pPr>
      <w:r>
        <w:t>Criterios de fallo/paso de la prueba:</w:t>
      </w:r>
    </w:p>
    <w:p w:rsidR="00BC40F2" w:rsidRDefault="00BC40F2" w:rsidP="00BC40F2">
      <w:pPr>
        <w:pStyle w:val="Prrafodelista"/>
        <w:ind w:left="1440"/>
      </w:pPr>
      <w:r>
        <w:t>Si todos los controles comprobados cumplen su función y la interactividad con ellos funciona de la manera esperada, se considera la prueba superada. En caso de que al menos uno de los controles no se comporte según lo esperado, se considera fallo y se procede a depurar el defecto y a volver a comenzar la prueba.</w:t>
      </w:r>
    </w:p>
    <w:p w:rsidR="00E748A0" w:rsidRDefault="00E748A0">
      <w:r>
        <w:br w:type="page"/>
      </w:r>
    </w:p>
    <w:p w:rsidR="00BC40F2" w:rsidRDefault="00BC40F2" w:rsidP="00BC40F2">
      <w:pPr>
        <w:pStyle w:val="Prrafodelista"/>
        <w:numPr>
          <w:ilvl w:val="0"/>
          <w:numId w:val="22"/>
        </w:numPr>
      </w:pPr>
      <w:r>
        <w:lastRenderedPageBreak/>
        <w:t>Prueba</w:t>
      </w:r>
      <w:r w:rsidR="00E748A0">
        <w:t>s</w:t>
      </w:r>
      <w:r>
        <w:t xml:space="preserve"> del algoritmo de vida</w:t>
      </w:r>
      <w:r w:rsidR="00E748A0">
        <w:t>:</w:t>
      </w:r>
    </w:p>
    <w:p w:rsidR="00BC40F2" w:rsidRDefault="00BC40F2" w:rsidP="00BC40F2">
      <w:pPr>
        <w:pStyle w:val="Prrafodelista"/>
        <w:numPr>
          <w:ilvl w:val="1"/>
          <w:numId w:val="22"/>
        </w:numPr>
      </w:pPr>
      <w:r>
        <w:t>Elementos a comprobar:</w:t>
      </w:r>
    </w:p>
    <w:p w:rsidR="00BC40F2" w:rsidRDefault="00BC40F2" w:rsidP="00BC40F2">
      <w:pPr>
        <w:pStyle w:val="Prrafodelista"/>
        <w:ind w:left="1440"/>
      </w:pPr>
      <w:r>
        <w:t>Esta prueba la podemos separar en secciones también, pues el algoritmo de vida contiene objetos de muy diferentes propiedades y funcionamientos y normalmente se comprueban agrupándolos por clases: herbívoros, carnívoros, plantas y edificios.</w:t>
      </w:r>
    </w:p>
    <w:p w:rsidR="00CA590E" w:rsidRDefault="00CA590E" w:rsidP="00BC40F2">
      <w:pPr>
        <w:pStyle w:val="Prrafodelista"/>
        <w:ind w:left="1440"/>
      </w:pPr>
      <w:r>
        <w:t>En cada una de las secciones se comprueba que el ser funciona como es debido, que atraviesa su ciclo de vida completo y que interactúa de forma correcta con su entorno.</w:t>
      </w:r>
    </w:p>
    <w:p w:rsidR="00BC40F2" w:rsidRDefault="00BC40F2" w:rsidP="00BC40F2">
      <w:pPr>
        <w:pStyle w:val="Prrafodelista"/>
        <w:numPr>
          <w:ilvl w:val="1"/>
          <w:numId w:val="22"/>
        </w:numPr>
      </w:pPr>
      <w:r>
        <w:t>Procedimiento a seguir:</w:t>
      </w:r>
    </w:p>
    <w:p w:rsidR="00E748A0" w:rsidRDefault="00E748A0" w:rsidP="00E748A0">
      <w:pPr>
        <w:pStyle w:val="Prrafodelista"/>
        <w:ind w:left="1440"/>
      </w:pPr>
      <w:r>
        <w:t>Se introduce un ser del tipo elegido en el terreno de juego, con el tablero y el planeta correctamente generados y se observa su ciclo de vida y su interacción con otros seres o con el tablero. Si es necesario se introducen en el tablero otros seres para poder probar todas sus interacciones. Se prueba repetidas veces porque, al estar el comportamiento de los seres (solo de los vivos) gobernado por un factor aleatorio importante, debemos cubrir el máximo posible de su comportamiento.</w:t>
      </w:r>
    </w:p>
    <w:p w:rsidR="00BC40F2" w:rsidRDefault="00BC40F2" w:rsidP="00E748A0">
      <w:pPr>
        <w:pStyle w:val="Prrafodelista"/>
        <w:numPr>
          <w:ilvl w:val="1"/>
          <w:numId w:val="22"/>
        </w:numPr>
      </w:pPr>
      <w:r>
        <w:t>Criterios de fallo/paso de la prueba:</w:t>
      </w:r>
    </w:p>
    <w:p w:rsidR="00E748A0" w:rsidRDefault="00E748A0" w:rsidP="00E748A0">
      <w:pPr>
        <w:pStyle w:val="Prrafodelista"/>
        <w:ind w:left="1440"/>
      </w:pPr>
      <w:r>
        <w:t>Si el ser completa su ciclo de vida entero y sus interacciones de forma correcta, mientras monitorizamos sus atributos básicos, consideramos la prueba como superada. En caso contrario depuramos el fallo y volvemos a repetirla desde el principio.</w:t>
      </w:r>
    </w:p>
    <w:p w:rsidR="00E748A0" w:rsidRDefault="00E748A0" w:rsidP="00E748A0">
      <w:pPr>
        <w:pStyle w:val="Prrafodelista"/>
        <w:numPr>
          <w:ilvl w:val="0"/>
          <w:numId w:val="22"/>
        </w:numPr>
      </w:pPr>
      <w:r>
        <w:t>Pruebas generales estéticas o funcionales:</w:t>
      </w:r>
    </w:p>
    <w:p w:rsidR="00E748A0" w:rsidRDefault="00E748A0" w:rsidP="00E748A0">
      <w:pPr>
        <w:pStyle w:val="Prrafodelista"/>
        <w:numPr>
          <w:ilvl w:val="1"/>
          <w:numId w:val="22"/>
        </w:numPr>
      </w:pPr>
      <w:r>
        <w:t>Elementos a comprobar:</w:t>
      </w:r>
    </w:p>
    <w:p w:rsidR="00E748A0" w:rsidRDefault="00E748A0" w:rsidP="00E748A0">
      <w:pPr>
        <w:pStyle w:val="Prrafodelista"/>
        <w:ind w:left="1440"/>
      </w:pPr>
      <w:r>
        <w:t xml:space="preserve">Cada una de las nuevas incorporaciones estéticas o funcionales de pequeño tamaño que se introducen, una a una. Por ejemplo los efectos de partículas, las animaciones, los efectos de luz, un cambio de texturas o modelo tridimensional, pequeños cambios en las texturas de la interfaz, etc. </w:t>
      </w:r>
    </w:p>
    <w:p w:rsidR="00E748A0" w:rsidRDefault="00E748A0" w:rsidP="00E748A0">
      <w:pPr>
        <w:pStyle w:val="Prrafodelista"/>
        <w:ind w:left="1440"/>
      </w:pPr>
      <w:r>
        <w:t>Estas pruebas están planteadas de una manera muy atómica, y su objetivo es probar exclusivamente la incorporación de estos pequeños añadidos.</w:t>
      </w:r>
    </w:p>
    <w:p w:rsidR="00E748A0" w:rsidRDefault="00E748A0" w:rsidP="00E748A0">
      <w:pPr>
        <w:pStyle w:val="Prrafodelista"/>
        <w:numPr>
          <w:ilvl w:val="1"/>
          <w:numId w:val="22"/>
        </w:numPr>
      </w:pPr>
      <w:r>
        <w:t>Procedimiento a seguir:</w:t>
      </w:r>
    </w:p>
    <w:p w:rsidR="00E748A0" w:rsidRDefault="00E748A0" w:rsidP="00E748A0">
      <w:pPr>
        <w:pStyle w:val="Prrafodelista"/>
        <w:ind w:left="1440"/>
      </w:pPr>
      <w:r>
        <w:t>Una vez comenzado el procedimiento, se realiza una prueba aislada del elemen</w:t>
      </w:r>
      <w:r w:rsidR="003A3FF0">
        <w:t>to introducido, comprobando su interactividad, aspecto, funcionalidad o lo que sea pertinente dependiendo del caso. Si es pertinente se comprueban las funciones que deben interactuar con dicho elemento.</w:t>
      </w:r>
    </w:p>
    <w:p w:rsidR="00E748A0" w:rsidRDefault="00E748A0" w:rsidP="00E748A0">
      <w:pPr>
        <w:pStyle w:val="Prrafodelista"/>
        <w:numPr>
          <w:ilvl w:val="1"/>
          <w:numId w:val="22"/>
        </w:numPr>
      </w:pPr>
      <w:r>
        <w:t>Criterios de fallo/paso de la prueba:</w:t>
      </w:r>
    </w:p>
    <w:p w:rsidR="00E748A0" w:rsidRDefault="003A3FF0" w:rsidP="00E748A0">
      <w:pPr>
        <w:pStyle w:val="Prrafodelista"/>
        <w:ind w:left="1440"/>
      </w:pPr>
      <w:r>
        <w:t>Si el nuevo elemento añadido cumple su función y el proyecto no arroja ningún fallo por su introducción, se considera la prueba superada. En cualquier otro caso, se depura el defecto y se vuelve a repetir desde el principio.</w:t>
      </w:r>
    </w:p>
    <w:p w:rsidR="008956CD" w:rsidRDefault="008956CD">
      <w:r>
        <w:br w:type="page"/>
      </w:r>
    </w:p>
    <w:p w:rsidR="00BA7881" w:rsidRDefault="008956CD" w:rsidP="008956CD">
      <w:pPr>
        <w:pStyle w:val="Ttulo1"/>
      </w:pPr>
      <w:bookmarkStart w:id="126" w:name="_Toc334584268"/>
      <w:bookmarkStart w:id="127" w:name="_Toc334658923"/>
      <w:bookmarkStart w:id="128" w:name="_Toc334685633"/>
      <w:bookmarkStart w:id="129" w:name="_Toc334728630"/>
      <w:commentRangeStart w:id="130"/>
      <w:commentRangeStart w:id="131"/>
      <w:r>
        <w:lastRenderedPageBreak/>
        <w:t>Glosario</w:t>
      </w:r>
      <w:bookmarkEnd w:id="126"/>
      <w:bookmarkEnd w:id="127"/>
      <w:commentRangeEnd w:id="131"/>
      <w:r w:rsidR="008078BB">
        <w:rPr>
          <w:rStyle w:val="Refdecomentario"/>
          <w:rFonts w:asciiTheme="minorHAnsi" w:eastAsiaTheme="minorHAnsi" w:hAnsiTheme="minorHAnsi" w:cstheme="minorBidi"/>
          <w:b w:val="0"/>
          <w:bCs w:val="0"/>
          <w:color w:val="auto"/>
        </w:rPr>
        <w:commentReference w:id="130"/>
      </w:r>
      <w:commentRangeEnd w:id="130"/>
      <w:r w:rsidR="00EC56DE">
        <w:rPr>
          <w:rStyle w:val="Refdecomentario"/>
          <w:rFonts w:asciiTheme="minorHAnsi" w:eastAsiaTheme="minorHAnsi" w:hAnsiTheme="minorHAnsi" w:cstheme="minorBidi"/>
          <w:b w:val="0"/>
          <w:bCs w:val="0"/>
          <w:color w:val="auto"/>
        </w:rPr>
        <w:commentReference w:id="131"/>
      </w:r>
      <w:bookmarkEnd w:id="128"/>
      <w:bookmarkEnd w:id="129"/>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r w:rsidRPr="00C81FB9">
        <w:t>Unity 3D:</w:t>
      </w:r>
    </w:p>
    <w:p w:rsidR="008956CD" w:rsidRDefault="008956CD" w:rsidP="008956CD">
      <w:pPr>
        <w:pStyle w:val="Prrafodelista"/>
        <w:numPr>
          <w:ilvl w:val="0"/>
          <w:numId w:val="11"/>
        </w:numPr>
      </w:pPr>
      <w:r>
        <w:t>GameObject:</w:t>
      </w:r>
    </w:p>
    <w:p w:rsidR="008956CD" w:rsidRDefault="008956CD" w:rsidP="008956CD">
      <w:pPr>
        <w:pStyle w:val="Prrafodelista"/>
        <w:numPr>
          <w:ilvl w:val="0"/>
          <w:numId w:val="11"/>
        </w:numPr>
      </w:pPr>
      <w:r>
        <w:t>Shader:</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r>
        <w:t>Mesh:</w:t>
      </w:r>
    </w:p>
    <w:p w:rsidR="00C81FB9" w:rsidRDefault="00C81FB9" w:rsidP="008956CD">
      <w:pPr>
        <w:pStyle w:val="Prrafodelista"/>
        <w:numPr>
          <w:ilvl w:val="0"/>
          <w:numId w:val="11"/>
        </w:numPr>
      </w:pPr>
      <w:r>
        <w:t>Collider:</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r>
        <w:t>Component:</w:t>
      </w:r>
    </w:p>
    <w:p w:rsidR="008778D5" w:rsidRDefault="008778D5" w:rsidP="008956CD">
      <w:pPr>
        <w:pStyle w:val="Prrafodelista"/>
        <w:numPr>
          <w:ilvl w:val="0"/>
          <w:numId w:val="11"/>
        </w:numPr>
      </w:pPr>
      <w:r>
        <w:t>Renderer:</w:t>
      </w:r>
    </w:p>
    <w:p w:rsidR="008778D5" w:rsidRDefault="008778D5" w:rsidP="008956CD">
      <w:pPr>
        <w:pStyle w:val="Prrafodelista"/>
        <w:numPr>
          <w:ilvl w:val="0"/>
          <w:numId w:val="11"/>
        </w:numPr>
      </w:pPr>
      <w:r w:rsidRPr="008778D5">
        <w:t>MonoBehaviour</w:t>
      </w:r>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132"/>
      <w:r>
        <w:t>TODO</w:t>
      </w:r>
      <w:commentRangeEnd w:id="132"/>
      <w:r>
        <w:rPr>
          <w:rStyle w:val="Refdecomentario"/>
        </w:rPr>
        <w:commentReference w:id="132"/>
      </w:r>
    </w:p>
    <w:p w:rsidR="00BD134E" w:rsidRDefault="00BD134E">
      <w:r>
        <w:br w:type="page"/>
      </w:r>
    </w:p>
    <w:p w:rsidR="008956CD" w:rsidRDefault="00B910DE" w:rsidP="00B910DE">
      <w:pPr>
        <w:pStyle w:val="Ttulo1"/>
      </w:pPr>
      <w:bookmarkStart w:id="133" w:name="_Toc334584269"/>
      <w:bookmarkStart w:id="134" w:name="_Toc334658924"/>
      <w:bookmarkStart w:id="135" w:name="_Toc334685634"/>
      <w:bookmarkStart w:id="136" w:name="_Toc334728631"/>
      <w:commentRangeStart w:id="137"/>
      <w:commentRangeStart w:id="138"/>
      <w:r>
        <w:lastRenderedPageBreak/>
        <w:t>Referencias</w:t>
      </w:r>
      <w:bookmarkEnd w:id="133"/>
      <w:bookmarkEnd w:id="134"/>
      <w:commentRangeEnd w:id="137"/>
      <w:r w:rsidR="00EC56DE">
        <w:rPr>
          <w:rStyle w:val="Refdecomentario"/>
          <w:rFonts w:asciiTheme="minorHAnsi" w:eastAsiaTheme="minorHAnsi" w:hAnsiTheme="minorHAnsi" w:cstheme="minorBidi"/>
          <w:b w:val="0"/>
          <w:bCs w:val="0"/>
          <w:color w:val="auto"/>
        </w:rPr>
        <w:commentReference w:id="137"/>
      </w:r>
      <w:bookmarkEnd w:id="135"/>
      <w:commentRangeEnd w:id="138"/>
      <w:r w:rsidR="00E86B99">
        <w:rPr>
          <w:rStyle w:val="Refdecomentario"/>
          <w:rFonts w:asciiTheme="minorHAnsi" w:eastAsiaTheme="minorHAnsi" w:hAnsiTheme="minorHAnsi" w:cstheme="minorBidi"/>
          <w:b w:val="0"/>
          <w:bCs w:val="0"/>
          <w:color w:val="auto"/>
        </w:rPr>
        <w:commentReference w:id="138"/>
      </w:r>
      <w:bookmarkEnd w:id="136"/>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Natalya Tatarchuk</w:t>
      </w:r>
      <w:hyperlink r:id="rId38"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39"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40"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41"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42"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43" w:history="1">
        <w:r w:rsidRPr="00056D75">
          <w:rPr>
            <w:color w:val="0000FF"/>
            <w:u w:val="single"/>
            <w:lang w:val="en-US"/>
          </w:rPr>
          <w:t>http://web.archive.org/web/20081026115600/http://www.idsoftware.com/business/idtech4/</w:t>
        </w:r>
      </w:hyperlink>
    </w:p>
    <w:p w:rsidR="00056D75" w:rsidRPr="00EC56DE" w:rsidRDefault="00056D75" w:rsidP="00517367">
      <w:pPr>
        <w:pStyle w:val="Prrafodelista"/>
        <w:numPr>
          <w:ilvl w:val="0"/>
          <w:numId w:val="17"/>
        </w:numPr>
        <w:rPr>
          <w:lang w:val="fr-CH"/>
        </w:rPr>
      </w:pPr>
      <w:r w:rsidRPr="00056D75">
        <w:rPr>
          <w:lang w:val="fr-CH"/>
        </w:rPr>
        <w:t xml:space="preserve">[r7] “Source SDK”, </w:t>
      </w:r>
      <w:hyperlink r:id="rId44" w:history="1">
        <w:r w:rsidR="00D46642" w:rsidRPr="00D46642">
          <w:rPr>
            <w:color w:val="0000FF"/>
            <w:u w:val="single"/>
            <w:lang w:val="fr-CH"/>
          </w:rPr>
          <w:t>http://source.valvesoftware.com/</w:t>
        </w:r>
      </w:hyperlink>
    </w:p>
    <w:p w:rsidR="00EC56DE" w:rsidRPr="00CF1B22" w:rsidRDefault="007918EC" w:rsidP="007918EC">
      <w:pPr>
        <w:pStyle w:val="Prrafodelista"/>
        <w:numPr>
          <w:ilvl w:val="0"/>
          <w:numId w:val="17"/>
        </w:numPr>
        <w:rPr>
          <w:lang w:val="fr-CH"/>
        </w:rPr>
      </w:pPr>
      <w:r>
        <w:rPr>
          <w:lang w:val="fr-CH"/>
        </w:rPr>
        <w:t xml:space="preserve">[r8] </w:t>
      </w:r>
      <w:r w:rsidRPr="00056D75">
        <w:rPr>
          <w:lang w:val="fr-CH"/>
        </w:rPr>
        <w:t>“</w:t>
      </w:r>
      <w:r w:rsidRPr="007918EC">
        <w:rPr>
          <w:lang w:val="fr-CH"/>
        </w:rPr>
        <w:t xml:space="preserve">Fisher–Yates </w:t>
      </w:r>
      <w:proofErr w:type="spellStart"/>
      <w:r w:rsidRPr="007918EC">
        <w:rPr>
          <w:lang w:val="fr-CH"/>
        </w:rPr>
        <w:t>shuffle</w:t>
      </w:r>
      <w:proofErr w:type="spellEnd"/>
      <w:r w:rsidRPr="00056D75">
        <w:rPr>
          <w:lang w:val="fr-CH"/>
        </w:rPr>
        <w:t>”</w:t>
      </w:r>
      <w:r>
        <w:rPr>
          <w:lang w:val="fr-CH"/>
        </w:rPr>
        <w:t xml:space="preserve">, </w:t>
      </w:r>
      <w:hyperlink r:id="rId45" w:history="1">
        <w:r w:rsidRPr="007918EC">
          <w:rPr>
            <w:rStyle w:val="Hipervnculo"/>
            <w:lang w:val="en-US"/>
          </w:rPr>
          <w:t>http://en.wikipedia.org/wiki/Knuth_shuffle</w:t>
        </w:r>
      </w:hyperlink>
    </w:p>
    <w:p w:rsidR="00CF1B22" w:rsidRPr="007918EC" w:rsidRDefault="00CF1B22" w:rsidP="00517367">
      <w:pPr>
        <w:pStyle w:val="Prrafodelista"/>
        <w:numPr>
          <w:ilvl w:val="0"/>
          <w:numId w:val="17"/>
        </w:numPr>
        <w:rPr>
          <w:rStyle w:val="Hipervnculo"/>
          <w:color w:val="auto"/>
          <w:u w:val="none"/>
          <w:lang w:val="fr-CH"/>
        </w:rPr>
      </w:pPr>
      <w:r>
        <w:t>[r</w:t>
      </w:r>
      <w:r w:rsidR="00EC56DE">
        <w:t>?</w:t>
      </w:r>
      <w:r>
        <w:t xml:space="preserve">] </w:t>
      </w:r>
      <w:r w:rsidR="00CC5789" w:rsidRPr="00056D75">
        <w:rPr>
          <w:lang w:val="fr-CH"/>
        </w:rPr>
        <w:t>“</w:t>
      </w:r>
      <w:r>
        <w:t>Ecuación del Renderizado</w:t>
      </w:r>
      <w:r w:rsidR="00CC5789" w:rsidRPr="00056D75">
        <w:rPr>
          <w:lang w:val="fr-CH"/>
        </w:rPr>
        <w:t>”</w:t>
      </w:r>
      <w:r>
        <w:t xml:space="preserve"> </w:t>
      </w:r>
      <w:hyperlink r:id="rId46" w:history="1">
        <w:r>
          <w:rPr>
            <w:rStyle w:val="Hipervnculo"/>
          </w:rPr>
          <w:t>http://en.wikipedia.org/wiki/Rendering_equation</w:t>
        </w:r>
      </w:hyperlink>
    </w:p>
    <w:p w:rsidR="007918EC" w:rsidRPr="00056D75" w:rsidRDefault="007918EC" w:rsidP="00517367">
      <w:pPr>
        <w:pStyle w:val="Prrafodelista"/>
        <w:numPr>
          <w:ilvl w:val="0"/>
          <w:numId w:val="17"/>
        </w:numPr>
        <w:rPr>
          <w:lang w:val="fr-CH"/>
        </w:rPr>
      </w:pPr>
    </w:p>
    <w:p w:rsidR="00056D75" w:rsidRPr="00056D75" w:rsidRDefault="00056D75" w:rsidP="00056D75">
      <w:pPr>
        <w:pStyle w:val="Prrafodelista"/>
        <w:rPr>
          <w:lang w:val="fr-CH"/>
        </w:rPr>
      </w:pPr>
    </w:p>
    <w:sectPr w:rsidR="00056D75" w:rsidRPr="00056D75" w:rsidSect="000A0F82">
      <w:headerReference w:type="default" r:id="rId47"/>
      <w:footerReference w:type="default" r:id="rId48"/>
      <w:pgSz w:w="11906" w:h="16838"/>
      <w:pgMar w:top="1417" w:right="1701" w:bottom="1417" w:left="1701" w:header="567" w:footer="56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Centor" w:date="2012-08-03T10:50:00Z" w:initials="C">
    <w:p w:rsidR="009E1498" w:rsidRDefault="009E1498">
      <w:pPr>
        <w:pStyle w:val="Textocomentario"/>
      </w:pPr>
      <w:r>
        <w:rPr>
          <w:rStyle w:val="Refdecomentario"/>
        </w:rPr>
        <w:annotationRef/>
      </w:r>
      <w:r>
        <w:t>Comentar esto más adelante!</w:t>
      </w:r>
    </w:p>
  </w:comment>
  <w:comment w:id="20" w:author="Centor" w:date="2012-08-03T00:20:00Z" w:initials="C">
    <w:p w:rsidR="009E1498" w:rsidRDefault="009E1498">
      <w:pPr>
        <w:pStyle w:val="Textocomentario"/>
      </w:pPr>
      <w:r>
        <w:rPr>
          <w:rStyle w:val="Refdecomentario"/>
        </w:rPr>
        <w:annotationRef/>
      </w:r>
      <w:r>
        <w:t>Comentar lo que sea necesario para explicar la estructura general de Unity, dependiendo de lo que se diga en siguientes apartados, para clarificar antes de entrar en ellos.</w:t>
      </w:r>
    </w:p>
  </w:comment>
  <w:comment w:id="29" w:author="Centor" w:date="2012-08-09T18:06:00Z" w:initials="C">
    <w:p w:rsidR="009E1498" w:rsidRDefault="009E1498">
      <w:pPr>
        <w:pStyle w:val="Textocomentario"/>
      </w:pPr>
      <w:r>
        <w:rPr>
          <w:rStyle w:val="Refdecomentario"/>
        </w:rPr>
        <w:annotationRef/>
      </w:r>
      <w:r>
        <w:t>Comprobar si al final siguen siendo dos escenas.</w:t>
      </w:r>
    </w:p>
  </w:comment>
  <w:comment w:id="30" w:author="Centor" w:date="2012-08-03T11:59:00Z" w:initials="C">
    <w:p w:rsidR="009E1498" w:rsidRDefault="009E1498"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9E1498" w:rsidRPr="00D136CE" w:rsidRDefault="009E1498" w:rsidP="00D136CE">
      <w:pPr>
        <w:pStyle w:val="Textocomentario"/>
      </w:pPr>
      <w:r>
        <w:t>Habrá que meter diagramas UML con la estructura básica de las escenas (de cada una) y explicarlo posteriormente.</w:t>
      </w:r>
    </w:p>
    <w:p w:rsidR="009E1498" w:rsidRDefault="009E1498">
      <w:pPr>
        <w:pStyle w:val="Textocomentario"/>
      </w:pPr>
    </w:p>
  </w:comment>
  <w:comment w:id="35" w:author="Centor" w:date="2012-08-03T11:18:00Z" w:initials="C">
    <w:p w:rsidR="009E1498" w:rsidRDefault="009E1498">
      <w:pPr>
        <w:pStyle w:val="Textocomentario"/>
      </w:pPr>
      <w:r>
        <w:rPr>
          <w:rStyle w:val="Refdecomentario"/>
        </w:rPr>
        <w:annotationRef/>
      </w:r>
      <w:r>
        <w:t>Añadir más particularidades, problemas, y otros comentarios acerca del uso de Unity.</w:t>
      </w:r>
    </w:p>
  </w:comment>
  <w:comment w:id="44" w:author="Centor" w:date="2012-08-03T11:18:00Z" w:initials="C">
    <w:p w:rsidR="009E1498" w:rsidRDefault="009E1498">
      <w:pPr>
        <w:pStyle w:val="Textocomentario"/>
      </w:pPr>
      <w:r>
        <w:rPr>
          <w:rStyle w:val="Refdecomentario"/>
        </w:rPr>
        <w:annotationRef/>
      </w:r>
      <w:r>
        <w:t>Añadir más explicaciones y alargar un poco más.</w:t>
      </w:r>
    </w:p>
  </w:comment>
  <w:comment w:id="45" w:author="Centor" w:date="2012-08-03T12:04:00Z" w:initials="C">
    <w:p w:rsidR="009E1498" w:rsidRDefault="009E1498">
      <w:pPr>
        <w:pStyle w:val="Textocomentario"/>
      </w:pPr>
      <w:r>
        <w:rPr>
          <w:rStyle w:val="Refdecomentario"/>
        </w:rPr>
        <w:annotationRef/>
      </w:r>
      <w:r>
        <w:t>Añadir diagramas UML para cada parte, explicando las estructuras de clases en algoritmos, las relaciones entre shaders y GameObjects, etc.</w:t>
      </w:r>
    </w:p>
  </w:comment>
  <w:comment w:id="50" w:author="Centor" w:date="2012-08-04T10:27:00Z" w:initials="C">
    <w:p w:rsidR="009E1498" w:rsidRDefault="009E1498">
      <w:pPr>
        <w:pStyle w:val="Textocomentario"/>
      </w:pPr>
      <w:r>
        <w:rPr>
          <w:rStyle w:val="Refdecomentario"/>
        </w:rPr>
        <w:annotationRef/>
      </w:r>
      <w:r>
        <w:t>Completar con el resto del proceso. Falta hablar de los hábitats y el algoritmo de vida (solo nombrar el enlace).</w:t>
      </w:r>
    </w:p>
  </w:comment>
  <w:comment w:id="55" w:author="Aris Goicoechea Lassaletta" w:date="2012-09-06T09:48:00Z" w:initials="AGL">
    <w:p w:rsidR="009E1498" w:rsidRDefault="009E1498">
      <w:pPr>
        <w:pStyle w:val="Textocomentario"/>
      </w:pPr>
      <w:r>
        <w:rPr>
          <w:rStyle w:val="Refdecomentario"/>
        </w:rPr>
        <w:annotationRef/>
      </w:r>
      <w:r>
        <w:t>Ni hablas nada de la teoría del algoritmo de vida (los diferentes tipos de algoritmos de vida que existen, por qué nos decantamos por este tipo de algoritmo, que ventajas e inconvenientes tiene) ni nada. Esta parte que podría ser de la que mas teoría sacáramos, está casi vacía…</w:t>
      </w:r>
    </w:p>
  </w:comment>
  <w:comment w:id="56" w:author="rantamplan" w:date="2012-09-11T00:48:00Z" w:initials="r">
    <w:p w:rsidR="009E1498" w:rsidRDefault="009E1498">
      <w:pPr>
        <w:pStyle w:val="Textocomentario"/>
      </w:pPr>
      <w:r>
        <w:rPr>
          <w:rStyle w:val="Refdecomentario"/>
        </w:rPr>
        <w:annotationRef/>
      </w:r>
      <w:r>
        <w:t>No se a que algoritmos te refieres. No me he basado en algoritmos ya existentes.</w:t>
      </w:r>
    </w:p>
  </w:comment>
  <w:comment w:id="63" w:author="Aris Goicoechea Lassaletta" w:date="2012-09-06T11:37:00Z" w:initials="AGL">
    <w:p w:rsidR="009E1498" w:rsidRDefault="009E1498">
      <w:pPr>
        <w:pStyle w:val="Textocomentario"/>
      </w:pPr>
      <w:r>
        <w:rPr>
          <w:rStyle w:val="Refdecomentario"/>
        </w:rPr>
        <w:annotationRef/>
      </w:r>
      <w:r>
        <w:t>Creo que sería bueno hablar de la estructura de los seres, las especies y los edificios y tipos de edificios de una forma más jerárquica antes de este punto, para explicar cómo heredan unos de otros y que representan bien. Un esquema UML pequeño con la jerarquía de clases vendría muy bien.</w:t>
      </w:r>
    </w:p>
  </w:comment>
  <w:comment w:id="64" w:author="rantamplan" w:date="2012-09-11T01:23:00Z" w:initials="r">
    <w:p w:rsidR="007B6235" w:rsidRPr="007B6235" w:rsidRDefault="007B6235">
      <w:pPr>
        <w:pStyle w:val="Textocomentario"/>
        <w:rPr>
          <w:sz w:val="16"/>
          <w:szCs w:val="16"/>
        </w:rPr>
      </w:pPr>
      <w:r>
        <w:rPr>
          <w:rStyle w:val="Refdecomentario"/>
        </w:rPr>
        <w:annotationRef/>
      </w:r>
      <w:r>
        <w:rPr>
          <w:rStyle w:val="Refdecomentario"/>
        </w:rPr>
        <w:t>Done</w:t>
      </w:r>
    </w:p>
  </w:comment>
  <w:comment w:id="65" w:author="Aris Goicoechea Lassaletta" w:date="2012-09-06T09:50:00Z" w:initials="AGL">
    <w:p w:rsidR="009E1498" w:rsidRDefault="009E1498">
      <w:pPr>
        <w:pStyle w:val="Textocomentario"/>
      </w:pPr>
      <w:r>
        <w:rPr>
          <w:rStyle w:val="Refdecomentario"/>
        </w:rPr>
        <w:annotationRef/>
      </w:r>
      <w:r>
        <w:t>Falta hablar de todo lo demás. Como se ejecutan los pasos, los efectos de cada paso en cada ser y en las estructuras de control, explicar un poco porqué las cosas se hacen como se hacen… Lo has ideado tu y tiene muchas horas detrás, pero en esta sección no luce nada de nada.</w:t>
      </w:r>
    </w:p>
  </w:comment>
  <w:comment w:id="66" w:author="rantamplan" w:date="2012-09-11T01:29:00Z" w:initials="r">
    <w:p w:rsidR="00446901" w:rsidRDefault="00446901">
      <w:pPr>
        <w:pStyle w:val="Textocomentario"/>
      </w:pPr>
      <w:r>
        <w:rPr>
          <w:rStyle w:val="Refdecomentario"/>
        </w:rPr>
        <w:annotationRef/>
      </w:r>
      <w:r>
        <w:t xml:space="preserve">Viene después ansias que eres un ansias </w:t>
      </w:r>
      <w:proofErr w:type="spellStart"/>
      <w:r>
        <w:t>xDD</w:t>
      </w:r>
      <w:proofErr w:type="spellEnd"/>
    </w:p>
  </w:comment>
  <w:comment w:id="69" w:author="Aris Goicoechea Lassaletta" w:date="2012-09-06T20:28:00Z" w:initials="AGL">
    <w:p w:rsidR="009E1498" w:rsidRDefault="009E1498">
      <w:pPr>
        <w:pStyle w:val="Textocomentario"/>
      </w:pPr>
      <w:r>
        <w:rPr>
          <w:rStyle w:val="Refdecomentario"/>
        </w:rPr>
        <w:annotationRef/>
      </w:r>
      <w:r>
        <w:t>Creo que sería conveniente hablar primero del tablero, las casillas y lo que implican, antes de ponerse a hablar de cosas como los hábitats. Sobre todo porque pocas menciones a esto ha habido antes, no? Se puede hablar porque en la sección de creación del terreno puedo hablar del tablero un poco (porque ya voy a hablar de los hábitats de todas formas).</w:t>
      </w:r>
    </w:p>
  </w:comment>
  <w:comment w:id="70" w:author="rantamplan" w:date="2012-09-11T01:32:00Z" w:initials="r">
    <w:p w:rsidR="00446901" w:rsidRDefault="00446901">
      <w:pPr>
        <w:pStyle w:val="Textocomentario"/>
      </w:pPr>
      <w:r>
        <w:rPr>
          <w:rStyle w:val="Refdecomentario"/>
        </w:rPr>
        <w:annotationRef/>
      </w:r>
      <w:r>
        <w:t xml:space="preserve">Ya es que </w:t>
      </w:r>
      <w:proofErr w:type="spellStart"/>
      <w:r>
        <w:t>pense</w:t>
      </w:r>
      <w:proofErr w:type="spellEnd"/>
      <w:r>
        <w:t xml:space="preserve"> que hablarías tu de ello. Así que si, habla tu de ello en la creación del terreno y demás que es cuando se crea el tablero.</w:t>
      </w:r>
    </w:p>
  </w:comment>
  <w:comment w:id="79" w:author="Maf" w:date="2012-09-06T20:29:00Z" w:initials="M">
    <w:p w:rsidR="009E1498" w:rsidRDefault="009E1498" w:rsidP="00AF4191">
      <w:pPr>
        <w:pStyle w:val="Textocomentario"/>
      </w:pPr>
      <w:r>
        <w:rPr>
          <w:rStyle w:val="Refdecomentario"/>
        </w:rPr>
        <w:annotationRef/>
      </w:r>
      <w:r>
        <w:t>No describe un motor 3D en su totalidad, solo hasta que dice renderer y ahí paro. Como la sección de gráficos tiene muchos tecnicismos primero hay que definirlos un poquito con nociones.</w:t>
      </w:r>
    </w:p>
  </w:comment>
  <w:comment w:id="80" w:author="Aris Goicoechea Lassaletta" w:date="2012-09-06T20:29:00Z" w:initials="AGL">
    <w:p w:rsidR="009E1498" w:rsidRDefault="009E1498" w:rsidP="00AF4191">
      <w:pPr>
        <w:pStyle w:val="Textocomentario"/>
      </w:pPr>
      <w:r>
        <w:rPr>
          <w:rStyle w:val="Refdecomentario"/>
        </w:rPr>
        <w:annotationRef/>
      </w:r>
      <w:r>
        <w:t>Yo esta sección la metería en la introducción de Unity o en la de arquitectura, no haría una introducción a cada parte porque queda muy “aislado”, y queremos intentar que todo el documento sea de una única lectura y mas cohesionado.</w:t>
      </w:r>
    </w:p>
  </w:comment>
  <w:comment w:id="82" w:author="Aris Goicoechea Lassaletta" w:date="2012-09-06T09:23:00Z" w:initials="AGL">
    <w:p w:rsidR="009E1498" w:rsidRDefault="009E1498">
      <w:pPr>
        <w:pStyle w:val="Textocomentario"/>
      </w:pPr>
      <w:r>
        <w:rPr>
          <w:rStyle w:val="Refdecomentario"/>
        </w:rPr>
        <w:annotationRef/>
      </w:r>
      <w:r>
        <w:t>Para esto están las referencias al final… Nada de hipervínculos aquí.</w:t>
      </w:r>
    </w:p>
  </w:comment>
  <w:comment w:id="83" w:author="Maf" w:date="2012-09-06T21:03:00Z" w:initials="M">
    <w:p w:rsidR="009E1498" w:rsidRDefault="009E1498" w:rsidP="003D3880">
      <w:pPr>
        <w:pStyle w:val="Textocomentario"/>
      </w:pPr>
      <w:r>
        <w:rPr>
          <w:rStyle w:val="Refdecomentario"/>
        </w:rPr>
        <w:annotationRef/>
      </w:r>
      <w:r>
        <w:t>ya sé que esto va en una referencia. Lo meto así porque las referencias están hechas un caos y aquí tengo el link guardado.</w:t>
      </w:r>
    </w:p>
  </w:comment>
  <w:comment w:id="88" w:author="Maf" w:date="2012-09-06T20:30:00Z" w:initials="M">
    <w:p w:rsidR="009E1498" w:rsidRDefault="009E1498">
      <w:pPr>
        <w:pStyle w:val="Textocomentario"/>
      </w:pPr>
      <w:r>
        <w:rPr>
          <w:rStyle w:val="Refdecomentario"/>
        </w:rPr>
        <w:annotationRef/>
      </w:r>
      <w:r>
        <w:t xml:space="preserve">hablar sobre los shaders en Unity: sus materiales, su utilidad, </w:t>
      </w:r>
    </w:p>
  </w:comment>
  <w:comment w:id="89" w:author="Maf" w:date="2012-09-06T15:45:00Z" w:initials="M">
    <w:p w:rsidR="009E1498" w:rsidRDefault="009E1498" w:rsidP="00FA794E">
      <w:pPr>
        <w:pStyle w:val="Textocomentario"/>
      </w:pPr>
      <w:r>
        <w:rPr>
          <w:rStyle w:val="Refdecomentario"/>
        </w:rPr>
        <w:annotationRef/>
      </w:r>
      <w:r>
        <w:t>Imágenes</w:t>
      </w:r>
    </w:p>
  </w:comment>
  <w:comment w:id="90" w:author="Maf" w:date="2012-09-06T15:45:00Z" w:initials="M">
    <w:p w:rsidR="009E1498" w:rsidRDefault="009E1498" w:rsidP="00FA794E">
      <w:pPr>
        <w:pStyle w:val="Textocomentario"/>
      </w:pPr>
      <w:r>
        <w:rPr>
          <w:rStyle w:val="Refdecomentario"/>
        </w:rPr>
        <w:annotationRef/>
      </w:r>
      <w:r>
        <w:t>Imágenes</w:t>
      </w:r>
    </w:p>
  </w:comment>
  <w:comment w:id="91" w:author="Maf" w:date="2012-09-06T03:01:00Z" w:initials="M">
    <w:p w:rsidR="009E1498" w:rsidRDefault="009E1498">
      <w:pPr>
        <w:pStyle w:val="Textocomentario"/>
      </w:pPr>
      <w:r>
        <w:rPr>
          <w:rStyle w:val="Refdecomentario"/>
        </w:rPr>
        <w:annotationRef/>
      </w:r>
      <w:r>
        <w:t>Esto igual ya lo ha dicho Aris en la estructura de la escena principal o algún otro lugar, no?</w:t>
      </w:r>
    </w:p>
  </w:comment>
  <w:comment w:id="92" w:author="Aris Goicoechea Lassaletta" w:date="2012-09-06T09:32:00Z" w:initials="AGL">
    <w:p w:rsidR="009E1498" w:rsidRDefault="009E1498">
      <w:pPr>
        <w:pStyle w:val="Textocomentario"/>
      </w:pPr>
      <w:r>
        <w:rPr>
          <w:rStyle w:val="Refdecomentario"/>
        </w:rPr>
        <w:annotationRef/>
      </w:r>
      <w:r>
        <w:t>Nop, no lo he dicho. Aunque de nuevo me surge la duda de si este es el mejor sitio para decirlo, teniendo en cuenta que hay secciones como “Estructura del proyecto”</w:t>
      </w:r>
    </w:p>
  </w:comment>
  <w:comment w:id="93" w:author="Maf" w:date="2012-09-06T15:50:00Z" w:initials="M">
    <w:p w:rsidR="009E1498" w:rsidRDefault="009E1498" w:rsidP="00FA794E">
      <w:pPr>
        <w:pStyle w:val="Textocomentario"/>
      </w:pPr>
      <w:r>
        <w:rPr>
          <w:rStyle w:val="Refdecomentario"/>
        </w:rPr>
        <w:annotationRef/>
      </w:r>
      <w:r>
        <w:t>En profundidad ¬¬</w:t>
      </w:r>
    </w:p>
  </w:comment>
  <w:comment w:id="94" w:author="Maf" w:date="2012-09-06T15:45:00Z" w:initials="M">
    <w:p w:rsidR="009E1498" w:rsidRDefault="009E1498" w:rsidP="00FA794E">
      <w:pPr>
        <w:pStyle w:val="Textocomentario"/>
      </w:pPr>
      <w:r>
        <w:rPr>
          <w:rStyle w:val="Refdecomentario"/>
        </w:rPr>
        <w:annotationRef/>
      </w:r>
      <w:r>
        <w:t>Imágenes</w:t>
      </w:r>
    </w:p>
  </w:comment>
  <w:comment w:id="95" w:author="Maf" w:date="2012-09-06T15:45:00Z" w:initials="M">
    <w:p w:rsidR="009E1498" w:rsidRDefault="009E1498" w:rsidP="00FA794E">
      <w:pPr>
        <w:pStyle w:val="Textocomentario"/>
      </w:pPr>
      <w:r>
        <w:rPr>
          <w:rStyle w:val="Refdecomentario"/>
        </w:rPr>
        <w:annotationRef/>
      </w:r>
      <w:r>
        <w:rPr>
          <w:rStyle w:val="Refdecomentario"/>
        </w:rPr>
        <w:t>Imagen</w:t>
      </w:r>
    </w:p>
  </w:comment>
  <w:comment w:id="96" w:author="Maf" w:date="2012-09-06T15:45:00Z" w:initials="M">
    <w:p w:rsidR="009E1498" w:rsidRDefault="009E1498" w:rsidP="00FA794E">
      <w:pPr>
        <w:pStyle w:val="Textocomentario"/>
      </w:pPr>
      <w:r>
        <w:rPr>
          <w:rStyle w:val="Refdecomentario"/>
        </w:rPr>
        <w:annotationRef/>
      </w:r>
      <w:r>
        <w:t>poner nombres bien</w:t>
      </w:r>
    </w:p>
  </w:comment>
  <w:comment w:id="97" w:author="Maf" w:date="2012-09-06T15:45:00Z" w:initials="M">
    <w:p w:rsidR="009E1498" w:rsidRDefault="009E1498" w:rsidP="00FA794E">
      <w:pPr>
        <w:pStyle w:val="Textocomentario"/>
      </w:pPr>
      <w:r>
        <w:rPr>
          <w:rStyle w:val="Refdecomentario"/>
        </w:rPr>
        <w:annotationRef/>
      </w:r>
      <w:r>
        <w:t>hablar de quitar plantas definitivamente</w:t>
      </w:r>
    </w:p>
  </w:comment>
  <w:comment w:id="98" w:author="Maf" w:date="2012-09-06T21:10:00Z" w:initials="M">
    <w:p w:rsidR="009E1498" w:rsidRPr="00293B76" w:rsidRDefault="009E1498" w:rsidP="00FA794E">
      <w:pPr>
        <w:pStyle w:val="Textocomentario"/>
      </w:pPr>
      <w:r>
        <w:rPr>
          <w:rStyle w:val="Refdecomentario"/>
        </w:rPr>
        <w:annotationRef/>
      </w:r>
      <w:r>
        <w:t>Imagen</w:t>
      </w:r>
    </w:p>
  </w:comment>
  <w:comment w:id="99" w:author="Maf" w:date="2012-09-06T21:04:00Z" w:initials="M">
    <w:p w:rsidR="009E1498" w:rsidRPr="00293B76" w:rsidRDefault="009E1498" w:rsidP="00FA794E">
      <w:pPr>
        <w:pStyle w:val="Textocomentario"/>
      </w:pPr>
      <w:r>
        <w:rPr>
          <w:rStyle w:val="Refdecomentario"/>
        </w:rPr>
        <w:annotationRef/>
      </w:r>
      <w:r w:rsidRPr="003D3880">
        <w:t>Imagen</w:t>
      </w:r>
    </w:p>
  </w:comment>
  <w:comment w:id="100" w:author="Maf" w:date="2012-09-06T21:20:00Z" w:initials="M">
    <w:p w:rsidR="009E1498" w:rsidRPr="00293B76" w:rsidRDefault="009E1498" w:rsidP="00FA794E">
      <w:pPr>
        <w:pStyle w:val="Textocomentario"/>
      </w:pPr>
      <w:r>
        <w:rPr>
          <w:rStyle w:val="Refdecomentario"/>
        </w:rPr>
        <w:annotationRef/>
      </w:r>
      <w:r>
        <w:rPr>
          <w:rStyle w:val="Refdecomentario"/>
        </w:rPr>
        <w:t>I</w:t>
      </w:r>
      <w:r w:rsidRPr="00293B76">
        <w:rPr>
          <w:rStyle w:val="Refdecomentario"/>
        </w:rPr>
        <w:t xml:space="preserve">magen </w:t>
      </w:r>
      <w:proofErr w:type="spellStart"/>
      <w:r w:rsidRPr="00293B76">
        <w:rPr>
          <w:rStyle w:val="Refdecomentario"/>
        </w:rPr>
        <w:t>FiltroOn</w:t>
      </w:r>
      <w:proofErr w:type="spellEnd"/>
      <w:r w:rsidRPr="00293B76">
        <w:rPr>
          <w:rStyle w:val="Refdecomentario"/>
        </w:rPr>
        <w:t xml:space="preserve"> vs </w:t>
      </w:r>
      <w:proofErr w:type="spellStart"/>
      <w:r w:rsidRPr="00293B76">
        <w:rPr>
          <w:rStyle w:val="Refdecomentario"/>
        </w:rPr>
        <w:t>FiltroOFf</w:t>
      </w:r>
      <w:proofErr w:type="spellEnd"/>
    </w:p>
  </w:comment>
  <w:comment w:id="101" w:author="Maf" w:date="2012-09-06T15:45:00Z" w:initials="M">
    <w:p w:rsidR="009E1498" w:rsidRDefault="009E1498" w:rsidP="00FA794E">
      <w:pPr>
        <w:pStyle w:val="Textocomentario"/>
      </w:pPr>
      <w:r>
        <w:rPr>
          <w:rStyle w:val="Refdecomentario"/>
        </w:rPr>
        <w:annotationRef/>
      </w:r>
      <w:r>
        <w:t xml:space="preserve">mejoras de </w:t>
      </w:r>
      <w:proofErr w:type="spellStart"/>
      <w:r>
        <w:t>shaders</w:t>
      </w:r>
      <w:proofErr w:type="spellEnd"/>
      <w:r>
        <w:t xml:space="preserve"> actuales: </w:t>
      </w:r>
      <w:proofErr w:type="spellStart"/>
      <w:r>
        <w:t>texture</w:t>
      </w:r>
      <w:proofErr w:type="spellEnd"/>
      <w:r>
        <w:t xml:space="preserve"> atlas...</w:t>
      </w:r>
    </w:p>
  </w:comment>
  <w:comment w:id="105" w:author="Maf" w:date="2012-09-06T15:51:00Z" w:initials="M">
    <w:p w:rsidR="009E1498" w:rsidRDefault="009E1498">
      <w:pPr>
        <w:pStyle w:val="Textocomentario"/>
      </w:pPr>
      <w:r>
        <w:rPr>
          <w:rStyle w:val="Refdecomentario"/>
        </w:rPr>
        <w:annotationRef/>
      </w:r>
      <w:r>
        <w:t>Referencia temporal</w:t>
      </w:r>
    </w:p>
  </w:comment>
  <w:comment w:id="109" w:author="Maf" w:date="2012-09-06T20:31:00Z" w:initials="M">
    <w:p w:rsidR="009E1498" w:rsidRPr="00891255" w:rsidRDefault="009E1498" w:rsidP="00AF4191">
      <w:pPr>
        <w:pStyle w:val="Textocomentario"/>
      </w:pPr>
      <w:r>
        <w:rPr>
          <w:rStyle w:val="Refdecomentario"/>
        </w:rPr>
        <w:annotationRef/>
      </w:r>
      <w:r w:rsidRPr="00891255">
        <w:t>Insertar Imágenes Comparativas</w:t>
      </w:r>
    </w:p>
  </w:comment>
  <w:comment w:id="110" w:author="Maf" w:date="2012-09-06T20:31:00Z" w:initials="M">
    <w:p w:rsidR="009E1498" w:rsidRDefault="009E1498" w:rsidP="00AF4191">
      <w:pPr>
        <w:pStyle w:val="Textocomentario"/>
      </w:pPr>
      <w:r>
        <w:rPr>
          <w:rStyle w:val="Refdecomentario"/>
        </w:rPr>
        <w:annotationRef/>
      </w:r>
      <w:r>
        <w:t>Rellenad con cosas sobre el código de las interfaces con alguna particularidad si creéis conveniente</w:t>
      </w:r>
    </w:p>
  </w:comment>
  <w:comment w:id="111" w:author="Maf" w:date="2012-09-06T21:19:00Z" w:initials="M">
    <w:p w:rsidR="009E1498" w:rsidRDefault="009E1498" w:rsidP="00AF4191">
      <w:pPr>
        <w:pStyle w:val="Textocomentario"/>
      </w:pPr>
      <w:r>
        <w:rPr>
          <w:rStyle w:val="Refdecomentario"/>
        </w:rPr>
        <w:annotationRef/>
      </w:r>
      <w:r>
        <w:t>Relleno?</w:t>
      </w:r>
    </w:p>
  </w:comment>
  <w:comment w:id="112" w:author="Maf" w:date="2012-09-06T00:30:00Z" w:initials="M">
    <w:p w:rsidR="009E1498" w:rsidRDefault="009E1498" w:rsidP="00AF4191">
      <w:pPr>
        <w:pStyle w:val="Textocomentario"/>
      </w:pPr>
      <w:r>
        <w:rPr>
          <w:rStyle w:val="Refdecomentario"/>
        </w:rPr>
        <w:annotationRef/>
      </w:r>
      <w:r>
        <w:t>Mejorar</w:t>
      </w:r>
    </w:p>
  </w:comment>
  <w:comment w:id="117" w:author="Centor" w:date="2012-08-07T21:07:00Z" w:initials="C">
    <w:p w:rsidR="009E1498" w:rsidRDefault="009E1498">
      <w:pPr>
        <w:pStyle w:val="Textocomentario"/>
      </w:pPr>
      <w:r>
        <w:rPr>
          <w:rStyle w:val="Refdecomentario"/>
        </w:rPr>
        <w:annotationRef/>
      </w:r>
      <w:r>
        <w:t>Aquí hablamos de la estructura general del proyecto, de las interconexiones entre escenas, de cómo se guardan las partidas, etc.</w:t>
      </w:r>
    </w:p>
  </w:comment>
  <w:comment w:id="130" w:author="Aris Goicoechea Lassaletta" w:date="2012-09-06T20:28:00Z" w:initials="AGL">
    <w:p w:rsidR="009E1498" w:rsidRDefault="009E1498">
      <w:pPr>
        <w:pStyle w:val="Textocomentario"/>
      </w:pPr>
      <w:r>
        <w:rPr>
          <w:rStyle w:val="Refdecomentario"/>
        </w:rPr>
        <w:annotationRef/>
      </w:r>
      <w:r>
        <w:t>No sé si merece la pena… Con estas pocas referencias al menos no creo. Si te pones a meter todas las de la parte gráfica (que son muchísimas) y esto crece, igual, pero por ahora…</w:t>
      </w:r>
    </w:p>
  </w:comment>
  <w:comment w:id="131" w:author="Maf" w:date="2012-09-06T03:23:00Z" w:initials="M">
    <w:p w:rsidR="009E1498" w:rsidRDefault="009E1498">
      <w:pPr>
        <w:pStyle w:val="Textocomentario"/>
      </w:pPr>
      <w:r>
        <w:rPr>
          <w:rStyle w:val="Refdecomentario"/>
        </w:rPr>
        <w:annotationRef/>
      </w:r>
      <w:r>
        <w:t>aquí no habría que hacer como secciones también, para tenerlo organizado?</w:t>
      </w:r>
    </w:p>
  </w:comment>
  <w:comment w:id="132" w:author="Centor" w:date="2012-08-03T01:04:00Z" w:initials="C">
    <w:p w:rsidR="009E1498" w:rsidRDefault="009E1498">
      <w:pPr>
        <w:pStyle w:val="Textocomentario"/>
      </w:pPr>
      <w:r>
        <w:rPr>
          <w:rStyle w:val="Refdecomentario"/>
        </w:rPr>
        <w:annotationRef/>
      </w:r>
      <w:r>
        <w:t>Añadir a medida que sean necesarios y explicar que es cada uno.</w:t>
      </w:r>
    </w:p>
  </w:comment>
  <w:comment w:id="137" w:author="Maf" w:date="2012-09-06T15:42:00Z" w:initials="M">
    <w:p w:rsidR="009E1498" w:rsidRDefault="009E1498">
      <w:pPr>
        <w:pStyle w:val="Textocomentario"/>
      </w:pPr>
      <w:r>
        <w:rPr>
          <w:rStyle w:val="Refdecomentario"/>
        </w:rPr>
        <w:annotationRef/>
      </w:r>
      <w:r>
        <w:t>lo mismo, secciones o algún tipo de orden</w:t>
      </w:r>
    </w:p>
    <w:p w:rsidR="009E1498" w:rsidRDefault="009E1498">
      <w:pPr>
        <w:pStyle w:val="Textocomentario"/>
      </w:pPr>
    </w:p>
    <w:p w:rsidR="009E1498" w:rsidRDefault="009E1498">
      <w:pPr>
        <w:pStyle w:val="Textocomentario"/>
      </w:pPr>
      <w:r>
        <w:t xml:space="preserve">El sentido del orden es lógico, si yo escribo y empiezo a meter referencias y dejo de escribir y luego metes tu... pues queda un caos. lo suyo seria meterlas o al final, ordenadas por orden de aparición, o por secciones, que como ya están puestas y están en orden de aparición, es lo mismo. </w:t>
      </w:r>
    </w:p>
  </w:comment>
  <w:comment w:id="138" w:author="Aris Goicoechea Lassaletta" w:date="2012-09-06T09:46:00Z" w:initials="AGL">
    <w:p w:rsidR="009E1498" w:rsidRDefault="009E1498">
      <w:pPr>
        <w:pStyle w:val="Textocomentario"/>
      </w:pPr>
      <w:r>
        <w:rPr>
          <w:rStyle w:val="Refdecomentario"/>
        </w:rPr>
        <w:annotationRef/>
      </w:r>
      <w:r>
        <w:t>El orden aquí es por numero, así que no le veo ningún sentido a las secciones. Además no hay tantas, así que…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2818" w:rsidRDefault="00772818" w:rsidP="000A0F82">
      <w:pPr>
        <w:spacing w:after="0" w:line="240" w:lineRule="auto"/>
      </w:pPr>
      <w:r>
        <w:separator/>
      </w:r>
    </w:p>
  </w:endnote>
  <w:endnote w:type="continuationSeparator" w:id="0">
    <w:p w:rsidR="00772818" w:rsidRDefault="00772818" w:rsidP="000A0F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6165"/>
      <w:docPartObj>
        <w:docPartGallery w:val="Page Numbers (Bottom of Page)"/>
        <w:docPartUnique/>
      </w:docPartObj>
    </w:sdtPr>
    <w:sdtContent>
      <w:p w:rsidR="009E1498" w:rsidRDefault="009E1498">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9E1498" w:rsidRDefault="009E1498">
                    <w:pPr>
                      <w:jc w:val="center"/>
                    </w:pPr>
                    <w:r>
                      <w:fldChar w:fldCharType="begin"/>
                    </w:r>
                    <w:r>
                      <w:instrText xml:space="preserve"> PAGE    \* MERGEFORMAT </w:instrText>
                    </w:r>
                    <w:r>
                      <w:fldChar w:fldCharType="separate"/>
                    </w:r>
                    <w:r w:rsidR="00A035DE">
                      <w:rPr>
                        <w:noProof/>
                      </w:rPr>
                      <w:t>26</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2818" w:rsidRDefault="00772818" w:rsidP="000A0F82">
      <w:pPr>
        <w:spacing w:after="0" w:line="240" w:lineRule="auto"/>
      </w:pPr>
      <w:r>
        <w:separator/>
      </w:r>
    </w:p>
  </w:footnote>
  <w:footnote w:type="continuationSeparator" w:id="0">
    <w:p w:rsidR="00772818" w:rsidRDefault="00772818" w:rsidP="000A0F82">
      <w:pPr>
        <w:spacing w:after="0" w:line="240" w:lineRule="auto"/>
      </w:pPr>
      <w:r>
        <w:continuationSeparator/>
      </w:r>
    </w:p>
  </w:footnote>
  <w:footnote w:id="1">
    <w:p w:rsidR="009E1498" w:rsidRDefault="009E1498">
      <w:pPr>
        <w:pStyle w:val="Textonotapie"/>
      </w:pPr>
      <w:r>
        <w:rPr>
          <w:rStyle w:val="Refdenotaalpie"/>
        </w:rPr>
        <w:footnoteRef/>
      </w:r>
      <w:r w:rsidRPr="00227844">
        <w:t>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footnote>
  <w:footnote w:id="2">
    <w:p w:rsidR="009E1498" w:rsidRDefault="009E1498">
      <w:pPr>
        <w:pStyle w:val="Textonotapie"/>
      </w:pPr>
      <w:r>
        <w:rPr>
          <w:rStyle w:val="Refdenotaalpie"/>
        </w:rPr>
        <w:footnoteRef/>
      </w:r>
      <w:r w:rsidRPr="00227844">
        <w:t>Un “</w:t>
      </w:r>
      <w:proofErr w:type="spellStart"/>
      <w:r w:rsidRPr="00227844">
        <w:t>skybox</w:t>
      </w:r>
      <w:proofErr w:type="spellEnd"/>
      <w:r w:rsidRPr="00227844">
        <w:t>”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footnote>
  <w:footnote w:id="3">
    <w:p w:rsidR="009E1498" w:rsidRDefault="009E1498">
      <w:pPr>
        <w:pStyle w:val="Textonotapie"/>
      </w:pPr>
      <w:r>
        <w:rPr>
          <w:rStyle w:val="Refdenotaalpie"/>
        </w:rPr>
        <w:footnoteRef/>
      </w:r>
      <w:r w:rsidRPr="00227844">
        <w:t>Esta esfera es creada con un software de edición de modelos tridimensionales llamado “Blender” [r3].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9E1498" w:rsidRDefault="009E1498">
        <w:pPr>
          <w:pStyle w:val="Encabezado"/>
          <w:pBdr>
            <w:between w:val="single" w:sz="4" w:space="1" w:color="4F81BD" w:themeColor="accent1"/>
          </w:pBdr>
          <w:spacing w:line="276" w:lineRule="auto"/>
          <w:jc w:val="center"/>
        </w:pPr>
        <w:r>
          <w:t>Memoria Sistemas Informáticos</w:t>
        </w:r>
      </w:p>
    </w:sdtContent>
  </w:sdt>
  <w:p w:rsidR="009E1498" w:rsidRDefault="009E1498">
    <w:pPr>
      <w:pStyle w:val="Encabezado"/>
      <w:pBdr>
        <w:between w:val="single" w:sz="4" w:space="1" w:color="4F81BD" w:themeColor="accent1"/>
      </w:pBdr>
      <w:spacing w:line="276" w:lineRule="auto"/>
      <w:jc w:val="center"/>
    </w:pPr>
    <w:fldSimple w:instr=" STYLEREF  &quot;Título 1&quot; \l \t  \* MERGEFORMAT ">
      <w:r w:rsidR="00A035DE">
        <w:rPr>
          <w:noProof/>
        </w:rPr>
        <w:t>Arquitectura</w:t>
      </w:r>
    </w:fldSimple>
    <w:r>
      <w:t xml:space="preserve"> - </w:t>
    </w:r>
    <w:fldSimple w:instr=" STYLEREF  &quot;Título 2&quot; \l  \* MERGEFORMAT ">
      <w:r w:rsidR="00A035DE">
        <w:rPr>
          <w:noProof/>
        </w:rPr>
        <w:t>Algoritmo de vida</w:t>
      </w:r>
    </w:fldSimple>
  </w:p>
  <w:p w:rsidR="009E1498" w:rsidRDefault="009E149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368E369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4A149D"/>
    <w:multiLevelType w:val="hybridMultilevel"/>
    <w:tmpl w:val="A82421A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13B703F"/>
    <w:multiLevelType w:val="hybridMultilevel"/>
    <w:tmpl w:val="B0A2EC1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0"/>
  </w:num>
  <w:num w:numId="4">
    <w:abstractNumId w:val="4"/>
  </w:num>
  <w:num w:numId="5">
    <w:abstractNumId w:val="8"/>
  </w:num>
  <w:num w:numId="6">
    <w:abstractNumId w:val="17"/>
  </w:num>
  <w:num w:numId="7">
    <w:abstractNumId w:val="3"/>
  </w:num>
  <w:num w:numId="8">
    <w:abstractNumId w:val="11"/>
  </w:num>
  <w:num w:numId="9">
    <w:abstractNumId w:val="1"/>
  </w:num>
  <w:num w:numId="10">
    <w:abstractNumId w:val="10"/>
  </w:num>
  <w:num w:numId="11">
    <w:abstractNumId w:val="14"/>
  </w:num>
  <w:num w:numId="12">
    <w:abstractNumId w:val="16"/>
  </w:num>
  <w:num w:numId="13">
    <w:abstractNumId w:val="12"/>
  </w:num>
  <w:num w:numId="14">
    <w:abstractNumId w:val="9"/>
  </w:num>
  <w:num w:numId="15">
    <w:abstractNumId w:val="18"/>
  </w:num>
  <w:num w:numId="16">
    <w:abstractNumId w:val="21"/>
  </w:num>
  <w:num w:numId="17">
    <w:abstractNumId w:val="13"/>
  </w:num>
  <w:num w:numId="18">
    <w:abstractNumId w:val="5"/>
  </w:num>
  <w:num w:numId="19">
    <w:abstractNumId w:val="15"/>
  </w:num>
  <w:num w:numId="20">
    <w:abstractNumId w:val="2"/>
  </w:num>
  <w:num w:numId="21">
    <w:abstractNumId w:val="19"/>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51"/>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38312C"/>
    <w:rsid w:val="000005CD"/>
    <w:rsid w:val="0000572F"/>
    <w:rsid w:val="0001020D"/>
    <w:rsid w:val="00022062"/>
    <w:rsid w:val="000243E1"/>
    <w:rsid w:val="00037D28"/>
    <w:rsid w:val="00037F1F"/>
    <w:rsid w:val="00042B28"/>
    <w:rsid w:val="0004705D"/>
    <w:rsid w:val="00056D75"/>
    <w:rsid w:val="00064DDC"/>
    <w:rsid w:val="00066AEC"/>
    <w:rsid w:val="000911D9"/>
    <w:rsid w:val="000959ED"/>
    <w:rsid w:val="000A0F82"/>
    <w:rsid w:val="000A28E9"/>
    <w:rsid w:val="000A2FEE"/>
    <w:rsid w:val="000A36E5"/>
    <w:rsid w:val="000B30C5"/>
    <w:rsid w:val="000C0A46"/>
    <w:rsid w:val="000D119D"/>
    <w:rsid w:val="000E20A0"/>
    <w:rsid w:val="000F4B1C"/>
    <w:rsid w:val="00114A5A"/>
    <w:rsid w:val="00115896"/>
    <w:rsid w:val="00120E9A"/>
    <w:rsid w:val="00137FA0"/>
    <w:rsid w:val="00156DF3"/>
    <w:rsid w:val="001625EC"/>
    <w:rsid w:val="00170F98"/>
    <w:rsid w:val="001849E0"/>
    <w:rsid w:val="001A17AB"/>
    <w:rsid w:val="001A757A"/>
    <w:rsid w:val="001A791E"/>
    <w:rsid w:val="001E2AC4"/>
    <w:rsid w:val="002101B4"/>
    <w:rsid w:val="00210B78"/>
    <w:rsid w:val="00215C7F"/>
    <w:rsid w:val="002236DF"/>
    <w:rsid w:val="00227844"/>
    <w:rsid w:val="002374DE"/>
    <w:rsid w:val="00237689"/>
    <w:rsid w:val="002424CE"/>
    <w:rsid w:val="00255CB8"/>
    <w:rsid w:val="00265A25"/>
    <w:rsid w:val="00272121"/>
    <w:rsid w:val="00277F6A"/>
    <w:rsid w:val="0029271F"/>
    <w:rsid w:val="00292AAE"/>
    <w:rsid w:val="00293B76"/>
    <w:rsid w:val="002A7ADA"/>
    <w:rsid w:val="002B0E97"/>
    <w:rsid w:val="002C5D18"/>
    <w:rsid w:val="002C7571"/>
    <w:rsid w:val="002D7C21"/>
    <w:rsid w:val="002E12C2"/>
    <w:rsid w:val="002E5877"/>
    <w:rsid w:val="002F466A"/>
    <w:rsid w:val="002F7FD8"/>
    <w:rsid w:val="00306597"/>
    <w:rsid w:val="00310877"/>
    <w:rsid w:val="00321481"/>
    <w:rsid w:val="00326388"/>
    <w:rsid w:val="00336033"/>
    <w:rsid w:val="00345D68"/>
    <w:rsid w:val="00352170"/>
    <w:rsid w:val="00362978"/>
    <w:rsid w:val="0036332C"/>
    <w:rsid w:val="00370157"/>
    <w:rsid w:val="003828A0"/>
    <w:rsid w:val="0038312C"/>
    <w:rsid w:val="00384380"/>
    <w:rsid w:val="003A3FF0"/>
    <w:rsid w:val="003A4A4B"/>
    <w:rsid w:val="003A74D6"/>
    <w:rsid w:val="003B711F"/>
    <w:rsid w:val="003C0FF2"/>
    <w:rsid w:val="003D3880"/>
    <w:rsid w:val="003E01A4"/>
    <w:rsid w:val="003E7018"/>
    <w:rsid w:val="003F2B71"/>
    <w:rsid w:val="00401244"/>
    <w:rsid w:val="0040233F"/>
    <w:rsid w:val="00405216"/>
    <w:rsid w:val="004260EE"/>
    <w:rsid w:val="004447DD"/>
    <w:rsid w:val="00446901"/>
    <w:rsid w:val="00470922"/>
    <w:rsid w:val="004B5D15"/>
    <w:rsid w:val="004C06CE"/>
    <w:rsid w:val="004C47A9"/>
    <w:rsid w:val="004D55A8"/>
    <w:rsid w:val="004E0552"/>
    <w:rsid w:val="00507478"/>
    <w:rsid w:val="00512961"/>
    <w:rsid w:val="00517367"/>
    <w:rsid w:val="005254EC"/>
    <w:rsid w:val="0056385F"/>
    <w:rsid w:val="005674B3"/>
    <w:rsid w:val="0057277B"/>
    <w:rsid w:val="00580432"/>
    <w:rsid w:val="00580D34"/>
    <w:rsid w:val="00581D3A"/>
    <w:rsid w:val="00586138"/>
    <w:rsid w:val="005A42B0"/>
    <w:rsid w:val="005C3149"/>
    <w:rsid w:val="005C3A9A"/>
    <w:rsid w:val="005C4657"/>
    <w:rsid w:val="005D0CE5"/>
    <w:rsid w:val="005D3EFF"/>
    <w:rsid w:val="005E030A"/>
    <w:rsid w:val="005F3316"/>
    <w:rsid w:val="005F51AD"/>
    <w:rsid w:val="005F6176"/>
    <w:rsid w:val="006079AE"/>
    <w:rsid w:val="00675D79"/>
    <w:rsid w:val="006A1A7B"/>
    <w:rsid w:val="006A4201"/>
    <w:rsid w:val="006A62D3"/>
    <w:rsid w:val="006B100B"/>
    <w:rsid w:val="006B3050"/>
    <w:rsid w:val="006C14C8"/>
    <w:rsid w:val="006C7E6B"/>
    <w:rsid w:val="006D47CC"/>
    <w:rsid w:val="006F11D2"/>
    <w:rsid w:val="006F23A6"/>
    <w:rsid w:val="0073292C"/>
    <w:rsid w:val="00733018"/>
    <w:rsid w:val="00737AFA"/>
    <w:rsid w:val="007414FC"/>
    <w:rsid w:val="00747A17"/>
    <w:rsid w:val="00750160"/>
    <w:rsid w:val="00754DF5"/>
    <w:rsid w:val="007679DC"/>
    <w:rsid w:val="00772818"/>
    <w:rsid w:val="00786DB4"/>
    <w:rsid w:val="007918EC"/>
    <w:rsid w:val="00794BCA"/>
    <w:rsid w:val="0079558E"/>
    <w:rsid w:val="007A76F7"/>
    <w:rsid w:val="007B0A4C"/>
    <w:rsid w:val="007B5CD8"/>
    <w:rsid w:val="007B6235"/>
    <w:rsid w:val="007C00E4"/>
    <w:rsid w:val="007C3D34"/>
    <w:rsid w:val="007D49B5"/>
    <w:rsid w:val="007D5457"/>
    <w:rsid w:val="007E2177"/>
    <w:rsid w:val="007E50CA"/>
    <w:rsid w:val="008078BB"/>
    <w:rsid w:val="0081499A"/>
    <w:rsid w:val="008346EF"/>
    <w:rsid w:val="00836BAB"/>
    <w:rsid w:val="00841C80"/>
    <w:rsid w:val="00861D91"/>
    <w:rsid w:val="0087296A"/>
    <w:rsid w:val="008778D5"/>
    <w:rsid w:val="00880349"/>
    <w:rsid w:val="008916B1"/>
    <w:rsid w:val="00893520"/>
    <w:rsid w:val="008956CD"/>
    <w:rsid w:val="0089588B"/>
    <w:rsid w:val="008B48A9"/>
    <w:rsid w:val="008E1715"/>
    <w:rsid w:val="00900D68"/>
    <w:rsid w:val="00905981"/>
    <w:rsid w:val="00911E5B"/>
    <w:rsid w:val="00921CEC"/>
    <w:rsid w:val="00934715"/>
    <w:rsid w:val="00981CF4"/>
    <w:rsid w:val="009B16F1"/>
    <w:rsid w:val="009B23DB"/>
    <w:rsid w:val="009B26B5"/>
    <w:rsid w:val="009B6C76"/>
    <w:rsid w:val="009E1498"/>
    <w:rsid w:val="009E3640"/>
    <w:rsid w:val="009E60DB"/>
    <w:rsid w:val="009E7ECE"/>
    <w:rsid w:val="00A035DE"/>
    <w:rsid w:val="00A03A19"/>
    <w:rsid w:val="00A0684B"/>
    <w:rsid w:val="00A303EC"/>
    <w:rsid w:val="00A3766B"/>
    <w:rsid w:val="00A42A4F"/>
    <w:rsid w:val="00A51153"/>
    <w:rsid w:val="00A609A4"/>
    <w:rsid w:val="00A76BDF"/>
    <w:rsid w:val="00A83772"/>
    <w:rsid w:val="00A96EBD"/>
    <w:rsid w:val="00AA1749"/>
    <w:rsid w:val="00AB09C4"/>
    <w:rsid w:val="00AD3AC9"/>
    <w:rsid w:val="00AE5349"/>
    <w:rsid w:val="00AE614C"/>
    <w:rsid w:val="00AF4191"/>
    <w:rsid w:val="00B10830"/>
    <w:rsid w:val="00B1142E"/>
    <w:rsid w:val="00B16991"/>
    <w:rsid w:val="00B2112C"/>
    <w:rsid w:val="00B2421C"/>
    <w:rsid w:val="00B3269D"/>
    <w:rsid w:val="00B3785F"/>
    <w:rsid w:val="00B530EB"/>
    <w:rsid w:val="00B54D84"/>
    <w:rsid w:val="00B60F7D"/>
    <w:rsid w:val="00B805A4"/>
    <w:rsid w:val="00B910DE"/>
    <w:rsid w:val="00B95988"/>
    <w:rsid w:val="00B95F5D"/>
    <w:rsid w:val="00BA7881"/>
    <w:rsid w:val="00BB567A"/>
    <w:rsid w:val="00BC40F2"/>
    <w:rsid w:val="00BC5974"/>
    <w:rsid w:val="00BD134E"/>
    <w:rsid w:val="00BD41AE"/>
    <w:rsid w:val="00BD7685"/>
    <w:rsid w:val="00BE02F7"/>
    <w:rsid w:val="00BE2A4C"/>
    <w:rsid w:val="00C02681"/>
    <w:rsid w:val="00C06054"/>
    <w:rsid w:val="00C24B47"/>
    <w:rsid w:val="00C442AC"/>
    <w:rsid w:val="00C504B3"/>
    <w:rsid w:val="00C61F40"/>
    <w:rsid w:val="00C65C23"/>
    <w:rsid w:val="00C74425"/>
    <w:rsid w:val="00C80E5A"/>
    <w:rsid w:val="00C81FB9"/>
    <w:rsid w:val="00C92AED"/>
    <w:rsid w:val="00CA590E"/>
    <w:rsid w:val="00CB24A5"/>
    <w:rsid w:val="00CC10C3"/>
    <w:rsid w:val="00CC5789"/>
    <w:rsid w:val="00CC57E4"/>
    <w:rsid w:val="00CD3DAF"/>
    <w:rsid w:val="00CE0049"/>
    <w:rsid w:val="00CF1B22"/>
    <w:rsid w:val="00CF7C4E"/>
    <w:rsid w:val="00D10FCD"/>
    <w:rsid w:val="00D136CE"/>
    <w:rsid w:val="00D14DD6"/>
    <w:rsid w:val="00D1781E"/>
    <w:rsid w:val="00D22BF0"/>
    <w:rsid w:val="00D27118"/>
    <w:rsid w:val="00D365E0"/>
    <w:rsid w:val="00D42C8E"/>
    <w:rsid w:val="00D46642"/>
    <w:rsid w:val="00D55F6F"/>
    <w:rsid w:val="00D5624A"/>
    <w:rsid w:val="00D57D12"/>
    <w:rsid w:val="00D63C43"/>
    <w:rsid w:val="00D64FD3"/>
    <w:rsid w:val="00D710E4"/>
    <w:rsid w:val="00D73166"/>
    <w:rsid w:val="00DA1FB1"/>
    <w:rsid w:val="00DA580C"/>
    <w:rsid w:val="00DB0ACA"/>
    <w:rsid w:val="00DB15D0"/>
    <w:rsid w:val="00DB73F3"/>
    <w:rsid w:val="00DD61FA"/>
    <w:rsid w:val="00DD7291"/>
    <w:rsid w:val="00DE4496"/>
    <w:rsid w:val="00DF04ED"/>
    <w:rsid w:val="00DF160D"/>
    <w:rsid w:val="00E274F8"/>
    <w:rsid w:val="00E30D43"/>
    <w:rsid w:val="00E34501"/>
    <w:rsid w:val="00E55754"/>
    <w:rsid w:val="00E656A0"/>
    <w:rsid w:val="00E704F9"/>
    <w:rsid w:val="00E73B69"/>
    <w:rsid w:val="00E748A0"/>
    <w:rsid w:val="00E86B99"/>
    <w:rsid w:val="00EB780C"/>
    <w:rsid w:val="00EC3B71"/>
    <w:rsid w:val="00EC56DE"/>
    <w:rsid w:val="00EC6536"/>
    <w:rsid w:val="00ED2A1D"/>
    <w:rsid w:val="00ED3FF6"/>
    <w:rsid w:val="00EE4B18"/>
    <w:rsid w:val="00EF0751"/>
    <w:rsid w:val="00EF568D"/>
    <w:rsid w:val="00F11F40"/>
    <w:rsid w:val="00F17262"/>
    <w:rsid w:val="00F20F17"/>
    <w:rsid w:val="00F235A4"/>
    <w:rsid w:val="00F43B25"/>
    <w:rsid w:val="00F4554B"/>
    <w:rsid w:val="00F466F2"/>
    <w:rsid w:val="00F4673F"/>
    <w:rsid w:val="00F47D44"/>
    <w:rsid w:val="00F57867"/>
    <w:rsid w:val="00F60403"/>
    <w:rsid w:val="00F620D9"/>
    <w:rsid w:val="00F734FC"/>
    <w:rsid w:val="00F74A43"/>
    <w:rsid w:val="00F84F6B"/>
    <w:rsid w:val="00F91F25"/>
    <w:rsid w:val="00FA24CD"/>
    <w:rsid w:val="00FA2780"/>
    <w:rsid w:val="00FA794E"/>
    <w:rsid w:val="00FB30C9"/>
    <w:rsid w:val="00FC40BF"/>
    <w:rsid w:val="00FC640A"/>
    <w:rsid w:val="00FD31EE"/>
    <w:rsid w:val="00FE29F2"/>
    <w:rsid w:val="00FF31A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C56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C56D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 w:type="paragraph" w:styleId="Textonotapie">
    <w:name w:val="footnote text"/>
    <w:basedOn w:val="Normal"/>
    <w:link w:val="TextonotapieCar"/>
    <w:uiPriority w:val="99"/>
    <w:semiHidden/>
    <w:unhideWhenUsed/>
    <w:rsid w:val="006A1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1A7B"/>
    <w:rPr>
      <w:sz w:val="20"/>
      <w:szCs w:val="20"/>
    </w:rPr>
  </w:style>
  <w:style w:type="character" w:styleId="Refdenotaalpie">
    <w:name w:val="footnote reference"/>
    <w:basedOn w:val="Fuentedeprrafopredeter"/>
    <w:uiPriority w:val="99"/>
    <w:semiHidden/>
    <w:unhideWhenUsed/>
    <w:rsid w:val="006A1A7B"/>
    <w:rPr>
      <w:vertAlign w:val="superscript"/>
    </w:rPr>
  </w:style>
  <w:style w:type="paragraph" w:styleId="NormalWeb">
    <w:name w:val="Normal (Web)"/>
    <w:basedOn w:val="Normal"/>
    <w:uiPriority w:val="99"/>
    <w:unhideWhenUsed/>
    <w:rsid w:val="00AF41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F4191"/>
  </w:style>
  <w:style w:type="character" w:customStyle="1" w:styleId="doc-prop">
    <w:name w:val="doc-prop"/>
    <w:basedOn w:val="Fuentedeprrafopredeter"/>
    <w:rsid w:val="00AF4191"/>
  </w:style>
  <w:style w:type="character" w:customStyle="1" w:styleId="Ttulo6Car">
    <w:name w:val="Título 6 Car"/>
    <w:basedOn w:val="Fuentedeprrafopredeter"/>
    <w:link w:val="Ttulo6"/>
    <w:uiPriority w:val="9"/>
    <w:rsid w:val="00EC56D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C56D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7541536">
      <w:bodyDiv w:val="1"/>
      <w:marLeft w:val="0"/>
      <w:marRight w:val="0"/>
      <w:marTop w:val="0"/>
      <w:marBottom w:val="0"/>
      <w:divBdr>
        <w:top w:val="none" w:sz="0" w:space="0" w:color="auto"/>
        <w:left w:val="none" w:sz="0" w:space="0" w:color="auto"/>
        <w:bottom w:val="none" w:sz="0" w:space="0" w:color="auto"/>
        <w:right w:val="none" w:sz="0" w:space="0" w:color="auto"/>
      </w:divBdr>
    </w:div>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yperlink" Target="http://tortoisesvn.net/" TargetMode="Externa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mycryengine.com/"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customXml" Target="../customXml/item7.xml"/><Relationship Id="rId12" Type="http://schemas.microsoft.com/office/2007/relationships/stylesWithEffects" Target="stylesWithEffects.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developer.amd.com/assets/Tatarchuk-Noise(GDC07-D3D_Day).pdf" TargetMode="External"/><Relationship Id="rId46" Type="http://schemas.openxmlformats.org/officeDocument/2006/relationships/hyperlink" Target="http://en.wikipedia.org/wiki/Rendering_equation" TargetMode="External"/><Relationship Id="rId2" Type="http://schemas.openxmlformats.org/officeDocument/2006/relationships/customXml" Target="../customXml/item2.xml"/><Relationship Id="rId16" Type="http://schemas.openxmlformats.org/officeDocument/2006/relationships/endnotes" Target="endnotes.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www.unrealengine.com/en/udk/"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www.blender.org/" TargetMode="External"/><Relationship Id="rId45" Type="http://schemas.openxmlformats.org/officeDocument/2006/relationships/hyperlink" Target="http://en.wikipedia.org/wiki/Knuth_shuffle" TargetMode="External"/><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docs.unity3d.com/Documentation/Components/comp-ParticlesLegacy.html" TargetMode="External"/><Relationship Id="rId49" Type="http://schemas.openxmlformats.org/officeDocument/2006/relationships/fontTable" Target="fontTable.xml"/><Relationship Id="rId10" Type="http://schemas.openxmlformats.org/officeDocument/2006/relationships/numbering" Target="numbering.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ource.valvesoftware.com/"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eb.archive.org/web/20081026115600/http:/www.idsoftware.com/business/idtech4/" TargetMode="External"/><Relationship Id="rId48" Type="http://schemas.openxmlformats.org/officeDocument/2006/relationships/footer" Target="footer1.xml"/><Relationship Id="rId8" Type="http://schemas.openxmlformats.org/officeDocument/2006/relationships/customXml" Target="../customXml/item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63EAC7-21B7-484D-967A-CC09DAD6F8FF}">
  <ds:schemaRefs>
    <ds:schemaRef ds:uri="http://schemas.openxmlformats.org/officeDocument/2006/bibliography"/>
  </ds:schemaRefs>
</ds:datastoreItem>
</file>

<file path=customXml/itemProps3.xml><?xml version="1.0" encoding="utf-8"?>
<ds:datastoreItem xmlns:ds="http://schemas.openxmlformats.org/officeDocument/2006/customXml" ds:itemID="{CAFD5599-79B3-45D8-840D-EA26C5FE0AC4}">
  <ds:schemaRefs>
    <ds:schemaRef ds:uri="http://schemas.openxmlformats.org/officeDocument/2006/bibliography"/>
  </ds:schemaRefs>
</ds:datastoreItem>
</file>

<file path=customXml/itemProps4.xml><?xml version="1.0" encoding="utf-8"?>
<ds:datastoreItem xmlns:ds="http://schemas.openxmlformats.org/officeDocument/2006/customXml" ds:itemID="{3E1B3393-66E0-43C3-A219-194F7B0E2122}">
  <ds:schemaRefs>
    <ds:schemaRef ds:uri="http://schemas.openxmlformats.org/officeDocument/2006/bibliography"/>
  </ds:schemaRefs>
</ds:datastoreItem>
</file>

<file path=customXml/itemProps5.xml><?xml version="1.0" encoding="utf-8"?>
<ds:datastoreItem xmlns:ds="http://schemas.openxmlformats.org/officeDocument/2006/customXml" ds:itemID="{2204CFEB-6532-4F6C-91BE-6C3B3F664226}">
  <ds:schemaRefs>
    <ds:schemaRef ds:uri="http://schemas.openxmlformats.org/officeDocument/2006/bibliography"/>
  </ds:schemaRefs>
</ds:datastoreItem>
</file>

<file path=customXml/itemProps6.xml><?xml version="1.0" encoding="utf-8"?>
<ds:datastoreItem xmlns:ds="http://schemas.openxmlformats.org/officeDocument/2006/customXml" ds:itemID="{FBBA3205-62A1-45CF-9696-6FC8CA04D21C}">
  <ds:schemaRefs>
    <ds:schemaRef ds:uri="http://schemas.openxmlformats.org/officeDocument/2006/bibliography"/>
  </ds:schemaRefs>
</ds:datastoreItem>
</file>

<file path=customXml/itemProps7.xml><?xml version="1.0" encoding="utf-8"?>
<ds:datastoreItem xmlns:ds="http://schemas.openxmlformats.org/officeDocument/2006/customXml" ds:itemID="{AEFDB794-AC65-4520-9E48-8527F1017FA6}">
  <ds:schemaRefs>
    <ds:schemaRef ds:uri="http://schemas.openxmlformats.org/officeDocument/2006/bibliography"/>
  </ds:schemaRefs>
</ds:datastoreItem>
</file>

<file path=customXml/itemProps8.xml><?xml version="1.0" encoding="utf-8"?>
<ds:datastoreItem xmlns:ds="http://schemas.openxmlformats.org/officeDocument/2006/customXml" ds:itemID="{FF2BC8B3-63A0-4EFD-A99B-B0E32D311919}">
  <ds:schemaRefs>
    <ds:schemaRef ds:uri="http://schemas.openxmlformats.org/officeDocument/2006/bibliography"/>
  </ds:schemaRefs>
</ds:datastoreItem>
</file>

<file path=customXml/itemProps9.xml><?xml version="1.0" encoding="utf-8"?>
<ds:datastoreItem xmlns:ds="http://schemas.openxmlformats.org/officeDocument/2006/customXml" ds:itemID="{ABAFDB1B-028A-46C3-B9A6-8F3FEA731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2637</TotalTime>
  <Pages>47</Pages>
  <Words>12992</Words>
  <Characters>71461</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84285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lastModifiedBy>rantamplan</cp:lastModifiedBy>
  <cp:revision>6</cp:revision>
  <dcterms:created xsi:type="dcterms:W3CDTF">2012-07-29T15:44:00Z</dcterms:created>
  <dcterms:modified xsi:type="dcterms:W3CDTF">2012-09-10T23:34:00Z</dcterms:modified>
</cp:coreProperties>
</file>