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237689">
                    <w:pPr>
                      <w:pStyle w:val="Sinespaciado"/>
                      <w:jc w:val="center"/>
                      <w:rPr>
                        <w:b/>
                        <w:bCs/>
                      </w:rPr>
                    </w:pPr>
                    <w:r>
                      <w:rPr>
                        <w:b/>
                        <w:bCs/>
                      </w:rPr>
                      <w:t xml:space="preserve">Aris Goicoechea Lassaletta,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37689">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237689"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3D3880" w:rsidRDefault="000959ED">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728605" w:history="1">
            <w:r w:rsidR="003D3880" w:rsidRPr="001A1DA9">
              <w:rPr>
                <w:rStyle w:val="Hipervnculo"/>
                <w:noProof/>
              </w:rPr>
              <w:t>1.</w:t>
            </w:r>
            <w:r w:rsidR="003D3880">
              <w:rPr>
                <w:rFonts w:eastAsiaTheme="minorEastAsia"/>
                <w:noProof/>
                <w:lang w:eastAsia="es-ES"/>
              </w:rPr>
              <w:tab/>
            </w:r>
            <w:r w:rsidR="003D3880" w:rsidRPr="001A1DA9">
              <w:rPr>
                <w:rStyle w:val="Hipervnculo"/>
                <w:noProof/>
              </w:rPr>
              <w:t>Visión</w:t>
            </w:r>
            <w:r w:rsidR="003D3880">
              <w:rPr>
                <w:noProof/>
                <w:webHidden/>
              </w:rPr>
              <w:tab/>
            </w:r>
            <w:r w:rsidR="003D3880">
              <w:rPr>
                <w:noProof/>
                <w:webHidden/>
              </w:rPr>
              <w:fldChar w:fldCharType="begin"/>
            </w:r>
            <w:r w:rsidR="003D3880">
              <w:rPr>
                <w:noProof/>
                <w:webHidden/>
              </w:rPr>
              <w:instrText xml:space="preserve"> PAGEREF _Toc334728605 \h </w:instrText>
            </w:r>
            <w:r w:rsidR="003D3880">
              <w:rPr>
                <w:noProof/>
                <w:webHidden/>
              </w:rPr>
            </w:r>
            <w:r w:rsidR="003D3880">
              <w:rPr>
                <w:noProof/>
                <w:webHidden/>
              </w:rPr>
              <w:fldChar w:fldCharType="separate"/>
            </w:r>
            <w:r w:rsidR="003D3880">
              <w:rPr>
                <w:noProof/>
                <w:webHidden/>
              </w:rPr>
              <w:t>3</w:t>
            </w:r>
            <w:r w:rsidR="003D3880">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06" w:history="1">
            <w:r w:rsidRPr="001A1DA9">
              <w:rPr>
                <w:rStyle w:val="Hipervnculo"/>
                <w:noProof/>
              </w:rPr>
              <w:t>1.</w:t>
            </w:r>
            <w:r>
              <w:rPr>
                <w:rFonts w:eastAsiaTheme="minorEastAsia"/>
                <w:noProof/>
                <w:lang w:eastAsia="es-ES"/>
              </w:rPr>
              <w:tab/>
            </w:r>
            <w:r w:rsidRPr="001A1DA9">
              <w:rPr>
                <w:rStyle w:val="Hipervnculo"/>
                <w:noProof/>
              </w:rPr>
              <w:t>Introducción</w:t>
            </w:r>
            <w:r>
              <w:rPr>
                <w:noProof/>
                <w:webHidden/>
              </w:rPr>
              <w:tab/>
            </w:r>
            <w:r>
              <w:rPr>
                <w:noProof/>
                <w:webHidden/>
              </w:rPr>
              <w:fldChar w:fldCharType="begin"/>
            </w:r>
            <w:r>
              <w:rPr>
                <w:noProof/>
                <w:webHidden/>
              </w:rPr>
              <w:instrText xml:space="preserve"> PAGEREF _Toc334728606 \h </w:instrText>
            </w:r>
            <w:r>
              <w:rPr>
                <w:noProof/>
                <w:webHidden/>
              </w:rPr>
            </w:r>
            <w:r>
              <w:rPr>
                <w:noProof/>
                <w:webHidden/>
              </w:rPr>
              <w:fldChar w:fldCharType="separate"/>
            </w:r>
            <w:r>
              <w:rPr>
                <w:noProof/>
                <w:webHidden/>
              </w:rPr>
              <w:t>3</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07" w:history="1">
            <w:r w:rsidRPr="001A1DA9">
              <w:rPr>
                <w:rStyle w:val="Hipervnculo"/>
                <w:noProof/>
              </w:rPr>
              <w:t>2.</w:t>
            </w:r>
            <w:r>
              <w:rPr>
                <w:rFonts w:eastAsiaTheme="minorEastAsia"/>
                <w:noProof/>
                <w:lang w:eastAsia="es-ES"/>
              </w:rPr>
              <w:tab/>
            </w:r>
            <w:r w:rsidRPr="001A1DA9">
              <w:rPr>
                <w:rStyle w:val="Hipervnculo"/>
                <w:noProof/>
              </w:rPr>
              <w:t>Objetivos y requisitos</w:t>
            </w:r>
            <w:r>
              <w:rPr>
                <w:noProof/>
                <w:webHidden/>
              </w:rPr>
              <w:tab/>
            </w:r>
            <w:r>
              <w:rPr>
                <w:noProof/>
                <w:webHidden/>
              </w:rPr>
              <w:fldChar w:fldCharType="begin"/>
            </w:r>
            <w:r>
              <w:rPr>
                <w:noProof/>
                <w:webHidden/>
              </w:rPr>
              <w:instrText xml:space="preserve"> PAGEREF _Toc334728607 \h </w:instrText>
            </w:r>
            <w:r>
              <w:rPr>
                <w:noProof/>
                <w:webHidden/>
              </w:rPr>
            </w:r>
            <w:r>
              <w:rPr>
                <w:noProof/>
                <w:webHidden/>
              </w:rPr>
              <w:fldChar w:fldCharType="separate"/>
            </w:r>
            <w:r>
              <w:rPr>
                <w:noProof/>
                <w:webHidden/>
              </w:rPr>
              <w:t>4</w:t>
            </w:r>
            <w:r>
              <w:rPr>
                <w:noProof/>
                <w:webHidden/>
              </w:rPr>
              <w:fldChar w:fldCharType="end"/>
            </w:r>
          </w:hyperlink>
        </w:p>
        <w:p w:rsidR="003D3880" w:rsidRDefault="003D3880">
          <w:pPr>
            <w:pStyle w:val="TDC1"/>
            <w:tabs>
              <w:tab w:val="left" w:pos="440"/>
              <w:tab w:val="right" w:leader="dot" w:pos="8494"/>
            </w:tabs>
            <w:rPr>
              <w:rFonts w:eastAsiaTheme="minorEastAsia"/>
              <w:noProof/>
              <w:lang w:eastAsia="es-ES"/>
            </w:rPr>
          </w:pPr>
          <w:hyperlink w:anchor="_Toc334728608" w:history="1">
            <w:r w:rsidRPr="001A1DA9">
              <w:rPr>
                <w:rStyle w:val="Hipervnculo"/>
                <w:noProof/>
              </w:rPr>
              <w:t>2.</w:t>
            </w:r>
            <w:r>
              <w:rPr>
                <w:rFonts w:eastAsiaTheme="minorEastAsia"/>
                <w:noProof/>
                <w:lang w:eastAsia="es-ES"/>
              </w:rPr>
              <w:tab/>
            </w:r>
            <w:r w:rsidRPr="001A1DA9">
              <w:rPr>
                <w:rStyle w:val="Hipervnculo"/>
                <w:noProof/>
              </w:rPr>
              <w:t>El motor Unity 3D</w:t>
            </w:r>
            <w:r>
              <w:rPr>
                <w:noProof/>
                <w:webHidden/>
              </w:rPr>
              <w:tab/>
            </w:r>
            <w:r>
              <w:rPr>
                <w:noProof/>
                <w:webHidden/>
              </w:rPr>
              <w:fldChar w:fldCharType="begin"/>
            </w:r>
            <w:r>
              <w:rPr>
                <w:noProof/>
                <w:webHidden/>
              </w:rPr>
              <w:instrText xml:space="preserve"> PAGEREF _Toc334728608 \h </w:instrText>
            </w:r>
            <w:r>
              <w:rPr>
                <w:noProof/>
                <w:webHidden/>
              </w:rPr>
            </w:r>
            <w:r>
              <w:rPr>
                <w:noProof/>
                <w:webHidden/>
              </w:rPr>
              <w:fldChar w:fldCharType="separate"/>
            </w:r>
            <w:r>
              <w:rPr>
                <w:noProof/>
                <w:webHidden/>
              </w:rPr>
              <w:t>7</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09" w:history="1">
            <w:r w:rsidRPr="001A1DA9">
              <w:rPr>
                <w:rStyle w:val="Hipervnculo"/>
                <w:noProof/>
              </w:rPr>
              <w:t>1.</w:t>
            </w:r>
            <w:r>
              <w:rPr>
                <w:rFonts w:eastAsiaTheme="minorEastAsia"/>
                <w:noProof/>
                <w:lang w:eastAsia="es-ES"/>
              </w:rPr>
              <w:tab/>
            </w:r>
            <w:r w:rsidRPr="001A1DA9">
              <w:rPr>
                <w:rStyle w:val="Hipervnculo"/>
                <w:noProof/>
              </w:rPr>
              <w:t>Introducción</w:t>
            </w:r>
            <w:r>
              <w:rPr>
                <w:noProof/>
                <w:webHidden/>
              </w:rPr>
              <w:tab/>
            </w:r>
            <w:r>
              <w:rPr>
                <w:noProof/>
                <w:webHidden/>
              </w:rPr>
              <w:fldChar w:fldCharType="begin"/>
            </w:r>
            <w:r>
              <w:rPr>
                <w:noProof/>
                <w:webHidden/>
              </w:rPr>
              <w:instrText xml:space="preserve"> PAGEREF _Toc334728609 \h </w:instrText>
            </w:r>
            <w:r>
              <w:rPr>
                <w:noProof/>
                <w:webHidden/>
              </w:rPr>
            </w:r>
            <w:r>
              <w:rPr>
                <w:noProof/>
                <w:webHidden/>
              </w:rPr>
              <w:fldChar w:fldCharType="separate"/>
            </w:r>
            <w:r>
              <w:rPr>
                <w:noProof/>
                <w:webHidden/>
              </w:rPr>
              <w:t>7</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0" w:history="1">
            <w:r w:rsidRPr="001A1DA9">
              <w:rPr>
                <w:rStyle w:val="Hipervnculo"/>
                <w:noProof/>
              </w:rPr>
              <w:t>2.</w:t>
            </w:r>
            <w:r>
              <w:rPr>
                <w:rFonts w:eastAsiaTheme="minorEastAsia"/>
                <w:noProof/>
                <w:lang w:eastAsia="es-ES"/>
              </w:rPr>
              <w:tab/>
            </w:r>
            <w:r w:rsidRPr="001A1DA9">
              <w:rPr>
                <w:rStyle w:val="Hipervnculo"/>
                <w:noProof/>
              </w:rPr>
              <w:t>Escena de ejemplo</w:t>
            </w:r>
            <w:r>
              <w:rPr>
                <w:noProof/>
                <w:webHidden/>
              </w:rPr>
              <w:tab/>
            </w:r>
            <w:r>
              <w:rPr>
                <w:noProof/>
                <w:webHidden/>
              </w:rPr>
              <w:fldChar w:fldCharType="begin"/>
            </w:r>
            <w:r>
              <w:rPr>
                <w:noProof/>
                <w:webHidden/>
              </w:rPr>
              <w:instrText xml:space="preserve"> PAGEREF _Toc334728610 \h </w:instrText>
            </w:r>
            <w:r>
              <w:rPr>
                <w:noProof/>
                <w:webHidden/>
              </w:rPr>
            </w:r>
            <w:r>
              <w:rPr>
                <w:noProof/>
                <w:webHidden/>
              </w:rPr>
              <w:fldChar w:fldCharType="separate"/>
            </w:r>
            <w:r>
              <w:rPr>
                <w:noProof/>
                <w:webHidden/>
              </w:rPr>
              <w:t>9</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1" w:history="1">
            <w:r w:rsidRPr="001A1DA9">
              <w:rPr>
                <w:rStyle w:val="Hipervnculo"/>
                <w:noProof/>
              </w:rPr>
              <w:t>3.</w:t>
            </w:r>
            <w:r>
              <w:rPr>
                <w:rFonts w:eastAsiaTheme="minorEastAsia"/>
                <w:noProof/>
                <w:lang w:eastAsia="es-ES"/>
              </w:rPr>
              <w:tab/>
            </w:r>
            <w:r w:rsidRPr="001A1DA9">
              <w:rPr>
                <w:rStyle w:val="Hipervnculo"/>
                <w:noProof/>
              </w:rPr>
              <w:t>Estructura del proyecto</w:t>
            </w:r>
            <w:r>
              <w:rPr>
                <w:noProof/>
                <w:webHidden/>
              </w:rPr>
              <w:tab/>
            </w:r>
            <w:r>
              <w:rPr>
                <w:noProof/>
                <w:webHidden/>
              </w:rPr>
              <w:fldChar w:fldCharType="begin"/>
            </w:r>
            <w:r>
              <w:rPr>
                <w:noProof/>
                <w:webHidden/>
              </w:rPr>
              <w:instrText xml:space="preserve"> PAGEREF _Toc334728611 \h </w:instrText>
            </w:r>
            <w:r>
              <w:rPr>
                <w:noProof/>
                <w:webHidden/>
              </w:rPr>
            </w:r>
            <w:r>
              <w:rPr>
                <w:noProof/>
                <w:webHidden/>
              </w:rPr>
              <w:fldChar w:fldCharType="separate"/>
            </w:r>
            <w:r>
              <w:rPr>
                <w:noProof/>
                <w:webHidden/>
              </w:rPr>
              <w:t>13</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2" w:history="1">
            <w:r w:rsidRPr="001A1DA9">
              <w:rPr>
                <w:rStyle w:val="Hipervnculo"/>
                <w:noProof/>
              </w:rPr>
              <w:t>4.</w:t>
            </w:r>
            <w:r>
              <w:rPr>
                <w:rFonts w:eastAsiaTheme="minorEastAsia"/>
                <w:noProof/>
                <w:lang w:eastAsia="es-ES"/>
              </w:rPr>
              <w:tab/>
            </w:r>
            <w:r w:rsidRPr="001A1DA9">
              <w:rPr>
                <w:rStyle w:val="Hipervnculo"/>
                <w:noProof/>
              </w:rPr>
              <w:t>Particularidades y problemas</w:t>
            </w:r>
            <w:r>
              <w:rPr>
                <w:noProof/>
                <w:webHidden/>
              </w:rPr>
              <w:tab/>
            </w:r>
            <w:r>
              <w:rPr>
                <w:noProof/>
                <w:webHidden/>
              </w:rPr>
              <w:fldChar w:fldCharType="begin"/>
            </w:r>
            <w:r>
              <w:rPr>
                <w:noProof/>
                <w:webHidden/>
              </w:rPr>
              <w:instrText xml:space="preserve"> PAGEREF _Toc334728612 \h </w:instrText>
            </w:r>
            <w:r>
              <w:rPr>
                <w:noProof/>
                <w:webHidden/>
              </w:rPr>
            </w:r>
            <w:r>
              <w:rPr>
                <w:noProof/>
                <w:webHidden/>
              </w:rPr>
              <w:fldChar w:fldCharType="separate"/>
            </w:r>
            <w:r>
              <w:rPr>
                <w:noProof/>
                <w:webHidden/>
              </w:rPr>
              <w:t>14</w:t>
            </w:r>
            <w:r>
              <w:rPr>
                <w:noProof/>
                <w:webHidden/>
              </w:rPr>
              <w:fldChar w:fldCharType="end"/>
            </w:r>
          </w:hyperlink>
        </w:p>
        <w:p w:rsidR="003D3880" w:rsidRDefault="003D3880">
          <w:pPr>
            <w:pStyle w:val="TDC1"/>
            <w:tabs>
              <w:tab w:val="left" w:pos="440"/>
              <w:tab w:val="right" w:leader="dot" w:pos="8494"/>
            </w:tabs>
            <w:rPr>
              <w:rFonts w:eastAsiaTheme="minorEastAsia"/>
              <w:noProof/>
              <w:lang w:eastAsia="es-ES"/>
            </w:rPr>
          </w:pPr>
          <w:hyperlink w:anchor="_Toc334728613" w:history="1">
            <w:r w:rsidRPr="001A1DA9">
              <w:rPr>
                <w:rStyle w:val="Hipervnculo"/>
                <w:noProof/>
              </w:rPr>
              <w:t>3.</w:t>
            </w:r>
            <w:r>
              <w:rPr>
                <w:rFonts w:eastAsiaTheme="minorEastAsia"/>
                <w:noProof/>
                <w:lang w:eastAsia="es-ES"/>
              </w:rPr>
              <w:tab/>
            </w:r>
            <w:r w:rsidRPr="001A1DA9">
              <w:rPr>
                <w:rStyle w:val="Hipervnculo"/>
                <w:noProof/>
              </w:rPr>
              <w:t>Arquitectura</w:t>
            </w:r>
            <w:r>
              <w:rPr>
                <w:noProof/>
                <w:webHidden/>
              </w:rPr>
              <w:tab/>
            </w:r>
            <w:r>
              <w:rPr>
                <w:noProof/>
                <w:webHidden/>
              </w:rPr>
              <w:fldChar w:fldCharType="begin"/>
            </w:r>
            <w:r>
              <w:rPr>
                <w:noProof/>
                <w:webHidden/>
              </w:rPr>
              <w:instrText xml:space="preserve"> PAGEREF _Toc334728613 \h </w:instrText>
            </w:r>
            <w:r>
              <w:rPr>
                <w:noProof/>
                <w:webHidden/>
              </w:rPr>
            </w:r>
            <w:r>
              <w:rPr>
                <w:noProof/>
                <w:webHidden/>
              </w:rPr>
              <w:fldChar w:fldCharType="separate"/>
            </w:r>
            <w:r>
              <w:rPr>
                <w:noProof/>
                <w:webHidden/>
              </w:rPr>
              <w:t>15</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4" w:history="1">
            <w:r w:rsidRPr="001A1DA9">
              <w:rPr>
                <w:rStyle w:val="Hipervnculo"/>
                <w:noProof/>
              </w:rPr>
              <w:t>1.</w:t>
            </w:r>
            <w:r>
              <w:rPr>
                <w:rFonts w:eastAsiaTheme="minorEastAsia"/>
                <w:noProof/>
                <w:lang w:eastAsia="es-ES"/>
              </w:rPr>
              <w:tab/>
            </w:r>
            <w:r w:rsidRPr="001A1DA9">
              <w:rPr>
                <w:rStyle w:val="Hipervnculo"/>
                <w:noProof/>
              </w:rPr>
              <w:t>Introducción</w:t>
            </w:r>
            <w:r>
              <w:rPr>
                <w:noProof/>
                <w:webHidden/>
              </w:rPr>
              <w:tab/>
            </w:r>
            <w:r>
              <w:rPr>
                <w:noProof/>
                <w:webHidden/>
              </w:rPr>
              <w:fldChar w:fldCharType="begin"/>
            </w:r>
            <w:r>
              <w:rPr>
                <w:noProof/>
                <w:webHidden/>
              </w:rPr>
              <w:instrText xml:space="preserve"> PAGEREF _Toc334728614 \h </w:instrText>
            </w:r>
            <w:r>
              <w:rPr>
                <w:noProof/>
                <w:webHidden/>
              </w:rPr>
            </w:r>
            <w:r>
              <w:rPr>
                <w:noProof/>
                <w:webHidden/>
              </w:rPr>
              <w:fldChar w:fldCharType="separate"/>
            </w:r>
            <w:r>
              <w:rPr>
                <w:noProof/>
                <w:webHidden/>
              </w:rPr>
              <w:t>15</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5" w:history="1">
            <w:r w:rsidRPr="001A1DA9">
              <w:rPr>
                <w:rStyle w:val="Hipervnculo"/>
                <w:noProof/>
              </w:rPr>
              <w:t>2.</w:t>
            </w:r>
            <w:r>
              <w:rPr>
                <w:rFonts w:eastAsiaTheme="minorEastAsia"/>
                <w:noProof/>
                <w:lang w:eastAsia="es-ES"/>
              </w:rPr>
              <w:tab/>
            </w:r>
            <w:r w:rsidRPr="001A1DA9">
              <w:rPr>
                <w:rStyle w:val="Hipervnculo"/>
                <w:noProof/>
              </w:rPr>
              <w:t>Creación del planeta</w:t>
            </w:r>
            <w:r>
              <w:rPr>
                <w:noProof/>
                <w:webHidden/>
              </w:rPr>
              <w:tab/>
            </w:r>
            <w:r>
              <w:rPr>
                <w:noProof/>
                <w:webHidden/>
              </w:rPr>
              <w:fldChar w:fldCharType="begin"/>
            </w:r>
            <w:r>
              <w:rPr>
                <w:noProof/>
                <w:webHidden/>
              </w:rPr>
              <w:instrText xml:space="preserve"> PAGEREF _Toc334728615 \h </w:instrText>
            </w:r>
            <w:r>
              <w:rPr>
                <w:noProof/>
                <w:webHidden/>
              </w:rPr>
            </w:r>
            <w:r>
              <w:rPr>
                <w:noProof/>
                <w:webHidden/>
              </w:rPr>
              <w:fldChar w:fldCharType="separate"/>
            </w:r>
            <w:r>
              <w:rPr>
                <w:noProof/>
                <w:webHidden/>
              </w:rPr>
              <w:t>16</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16" w:history="1">
            <w:r w:rsidRPr="001A1DA9">
              <w:rPr>
                <w:rStyle w:val="Hipervnculo"/>
                <w:noProof/>
              </w:rPr>
              <w:t>3.</w:t>
            </w:r>
            <w:r>
              <w:rPr>
                <w:rFonts w:eastAsiaTheme="minorEastAsia"/>
                <w:noProof/>
                <w:lang w:eastAsia="es-ES"/>
              </w:rPr>
              <w:tab/>
            </w:r>
            <w:r w:rsidRPr="001A1DA9">
              <w:rPr>
                <w:rStyle w:val="Hipervnculo"/>
                <w:noProof/>
              </w:rPr>
              <w:t>Algoritmo de vida</w:t>
            </w:r>
            <w:r>
              <w:rPr>
                <w:noProof/>
                <w:webHidden/>
              </w:rPr>
              <w:tab/>
            </w:r>
            <w:r>
              <w:rPr>
                <w:noProof/>
                <w:webHidden/>
              </w:rPr>
              <w:fldChar w:fldCharType="begin"/>
            </w:r>
            <w:r>
              <w:rPr>
                <w:noProof/>
                <w:webHidden/>
              </w:rPr>
              <w:instrText xml:space="preserve"> PAGEREF _Toc334728616 \h </w:instrText>
            </w:r>
            <w:r>
              <w:rPr>
                <w:noProof/>
                <w:webHidden/>
              </w:rPr>
            </w:r>
            <w:r>
              <w:rPr>
                <w:noProof/>
                <w:webHidden/>
              </w:rPr>
              <w:fldChar w:fldCharType="separate"/>
            </w:r>
            <w:r>
              <w:rPr>
                <w:noProof/>
                <w:webHidden/>
              </w:rPr>
              <w:t>20</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17" w:history="1">
            <w:r w:rsidRPr="001A1DA9">
              <w:rPr>
                <w:rStyle w:val="Hipervnculo"/>
                <w:noProof/>
              </w:rPr>
              <w:t>Etapas</w:t>
            </w:r>
            <w:r>
              <w:rPr>
                <w:noProof/>
                <w:webHidden/>
              </w:rPr>
              <w:tab/>
            </w:r>
            <w:r>
              <w:rPr>
                <w:noProof/>
                <w:webHidden/>
              </w:rPr>
              <w:fldChar w:fldCharType="begin"/>
            </w:r>
            <w:r>
              <w:rPr>
                <w:noProof/>
                <w:webHidden/>
              </w:rPr>
              <w:instrText xml:space="preserve"> PAGEREF _Toc334728617 \h </w:instrText>
            </w:r>
            <w:r>
              <w:rPr>
                <w:noProof/>
                <w:webHidden/>
              </w:rPr>
            </w:r>
            <w:r>
              <w:rPr>
                <w:noProof/>
                <w:webHidden/>
              </w:rPr>
              <w:fldChar w:fldCharType="separate"/>
            </w:r>
            <w:r>
              <w:rPr>
                <w:noProof/>
                <w:webHidden/>
              </w:rPr>
              <w:t>20</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18" w:history="1">
            <w:r w:rsidRPr="001A1DA9">
              <w:rPr>
                <w:rStyle w:val="Hipervnculo"/>
                <w:noProof/>
              </w:rPr>
              <w:t>Estructura</w:t>
            </w:r>
            <w:r>
              <w:rPr>
                <w:noProof/>
                <w:webHidden/>
              </w:rPr>
              <w:tab/>
            </w:r>
            <w:r>
              <w:rPr>
                <w:noProof/>
                <w:webHidden/>
              </w:rPr>
              <w:fldChar w:fldCharType="begin"/>
            </w:r>
            <w:r>
              <w:rPr>
                <w:noProof/>
                <w:webHidden/>
              </w:rPr>
              <w:instrText xml:space="preserve"> PAGEREF _Toc334728618 \h </w:instrText>
            </w:r>
            <w:r>
              <w:rPr>
                <w:noProof/>
                <w:webHidden/>
              </w:rPr>
            </w:r>
            <w:r>
              <w:rPr>
                <w:noProof/>
                <w:webHidden/>
              </w:rPr>
              <w:fldChar w:fldCharType="separate"/>
            </w:r>
            <w:r>
              <w:rPr>
                <w:noProof/>
                <w:webHidden/>
              </w:rPr>
              <w:t>21</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19" w:history="1">
            <w:r w:rsidRPr="001A1DA9">
              <w:rPr>
                <w:rStyle w:val="Hipervnculo"/>
                <w:noProof/>
              </w:rPr>
              <w:t>Funcionamiento del algoritmo</w:t>
            </w:r>
            <w:r>
              <w:rPr>
                <w:noProof/>
                <w:webHidden/>
              </w:rPr>
              <w:tab/>
            </w:r>
            <w:r>
              <w:rPr>
                <w:noProof/>
                <w:webHidden/>
              </w:rPr>
              <w:fldChar w:fldCharType="begin"/>
            </w:r>
            <w:r>
              <w:rPr>
                <w:noProof/>
                <w:webHidden/>
              </w:rPr>
              <w:instrText xml:space="preserve"> PAGEREF _Toc334728619 \h </w:instrText>
            </w:r>
            <w:r>
              <w:rPr>
                <w:noProof/>
                <w:webHidden/>
              </w:rPr>
            </w:r>
            <w:r>
              <w:rPr>
                <w:noProof/>
                <w:webHidden/>
              </w:rPr>
              <w:fldChar w:fldCharType="separate"/>
            </w:r>
            <w:r>
              <w:rPr>
                <w:noProof/>
                <w:webHidden/>
              </w:rPr>
              <w:t>25</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20" w:history="1">
            <w:r w:rsidRPr="001A1DA9">
              <w:rPr>
                <w:rStyle w:val="Hipervnculo"/>
                <w:noProof/>
              </w:rPr>
              <w:t>4.</w:t>
            </w:r>
            <w:r>
              <w:rPr>
                <w:rFonts w:eastAsiaTheme="minorEastAsia"/>
                <w:noProof/>
                <w:lang w:eastAsia="es-ES"/>
              </w:rPr>
              <w:tab/>
            </w:r>
            <w:r w:rsidRPr="001A1DA9">
              <w:rPr>
                <w:rStyle w:val="Hipervnculo"/>
                <w:noProof/>
              </w:rPr>
              <w:t>Efectos y parte gráfica</w:t>
            </w:r>
            <w:r>
              <w:rPr>
                <w:noProof/>
                <w:webHidden/>
              </w:rPr>
              <w:tab/>
            </w:r>
            <w:r>
              <w:rPr>
                <w:noProof/>
                <w:webHidden/>
              </w:rPr>
              <w:fldChar w:fldCharType="begin"/>
            </w:r>
            <w:r>
              <w:rPr>
                <w:noProof/>
                <w:webHidden/>
              </w:rPr>
              <w:instrText xml:space="preserve"> PAGEREF _Toc334728620 \h </w:instrText>
            </w:r>
            <w:r>
              <w:rPr>
                <w:noProof/>
                <w:webHidden/>
              </w:rPr>
            </w:r>
            <w:r>
              <w:rPr>
                <w:noProof/>
                <w:webHidden/>
              </w:rPr>
              <w:fldChar w:fldCharType="separate"/>
            </w:r>
            <w:r>
              <w:rPr>
                <w:noProof/>
                <w:webHidden/>
              </w:rPr>
              <w:t>27</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21" w:history="1">
            <w:r w:rsidRPr="001A1DA9">
              <w:rPr>
                <w:rStyle w:val="Hipervnculo"/>
                <w:noProof/>
              </w:rPr>
              <w:t>Introducción</w:t>
            </w:r>
            <w:r>
              <w:rPr>
                <w:noProof/>
                <w:webHidden/>
              </w:rPr>
              <w:tab/>
            </w:r>
            <w:r>
              <w:rPr>
                <w:noProof/>
                <w:webHidden/>
              </w:rPr>
              <w:fldChar w:fldCharType="begin"/>
            </w:r>
            <w:r>
              <w:rPr>
                <w:noProof/>
                <w:webHidden/>
              </w:rPr>
              <w:instrText xml:space="preserve"> PAGEREF _Toc334728621 \h </w:instrText>
            </w:r>
            <w:r>
              <w:rPr>
                <w:noProof/>
                <w:webHidden/>
              </w:rPr>
            </w:r>
            <w:r>
              <w:rPr>
                <w:noProof/>
                <w:webHidden/>
              </w:rPr>
              <w:fldChar w:fldCharType="separate"/>
            </w:r>
            <w:r>
              <w:rPr>
                <w:noProof/>
                <w:webHidden/>
              </w:rPr>
              <w:t>27</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22" w:history="1">
            <w:r w:rsidRPr="001A1DA9">
              <w:rPr>
                <w:rStyle w:val="Hipervnculo"/>
                <w:noProof/>
              </w:rPr>
              <w:t>Construyendo un modelo 3D</w:t>
            </w:r>
            <w:r>
              <w:rPr>
                <w:noProof/>
                <w:webHidden/>
              </w:rPr>
              <w:tab/>
            </w:r>
            <w:r>
              <w:rPr>
                <w:noProof/>
                <w:webHidden/>
              </w:rPr>
              <w:fldChar w:fldCharType="begin"/>
            </w:r>
            <w:r>
              <w:rPr>
                <w:noProof/>
                <w:webHidden/>
              </w:rPr>
              <w:instrText xml:space="preserve"> PAGEREF _Toc334728622 \h </w:instrText>
            </w:r>
            <w:r>
              <w:rPr>
                <w:noProof/>
                <w:webHidden/>
              </w:rPr>
            </w:r>
            <w:r>
              <w:rPr>
                <w:noProof/>
                <w:webHidden/>
              </w:rPr>
              <w:fldChar w:fldCharType="separate"/>
            </w:r>
            <w:r>
              <w:rPr>
                <w:noProof/>
                <w:webHidden/>
              </w:rPr>
              <w:t>32</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23" w:history="1">
            <w:r w:rsidRPr="001A1DA9">
              <w:rPr>
                <w:rStyle w:val="Hipervnculo"/>
                <w:noProof/>
              </w:rPr>
              <w:t>Shaders</w:t>
            </w:r>
            <w:r>
              <w:rPr>
                <w:noProof/>
                <w:webHidden/>
              </w:rPr>
              <w:tab/>
            </w:r>
            <w:r>
              <w:rPr>
                <w:noProof/>
                <w:webHidden/>
              </w:rPr>
              <w:fldChar w:fldCharType="begin"/>
            </w:r>
            <w:r>
              <w:rPr>
                <w:noProof/>
                <w:webHidden/>
              </w:rPr>
              <w:instrText xml:space="preserve"> PAGEREF _Toc334728623 \h </w:instrText>
            </w:r>
            <w:r>
              <w:rPr>
                <w:noProof/>
                <w:webHidden/>
              </w:rPr>
            </w:r>
            <w:r>
              <w:rPr>
                <w:noProof/>
                <w:webHidden/>
              </w:rPr>
              <w:fldChar w:fldCharType="separate"/>
            </w:r>
            <w:r>
              <w:rPr>
                <w:noProof/>
                <w:webHidden/>
              </w:rPr>
              <w:t>32</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24" w:history="1">
            <w:r w:rsidRPr="001A1DA9">
              <w:rPr>
                <w:rStyle w:val="Hipervnculo"/>
                <w:noProof/>
              </w:rPr>
              <w:t>Animaciones y Efectos de Partículas</w:t>
            </w:r>
            <w:r>
              <w:rPr>
                <w:noProof/>
                <w:webHidden/>
              </w:rPr>
              <w:tab/>
            </w:r>
            <w:r>
              <w:rPr>
                <w:noProof/>
                <w:webHidden/>
              </w:rPr>
              <w:fldChar w:fldCharType="begin"/>
            </w:r>
            <w:r>
              <w:rPr>
                <w:noProof/>
                <w:webHidden/>
              </w:rPr>
              <w:instrText xml:space="preserve"> PAGEREF _Toc334728624 \h </w:instrText>
            </w:r>
            <w:r>
              <w:rPr>
                <w:noProof/>
                <w:webHidden/>
              </w:rPr>
            </w:r>
            <w:r>
              <w:rPr>
                <w:noProof/>
                <w:webHidden/>
              </w:rPr>
              <w:fldChar w:fldCharType="separate"/>
            </w:r>
            <w:r>
              <w:rPr>
                <w:noProof/>
                <w:webHidden/>
              </w:rPr>
              <w:t>39</w:t>
            </w:r>
            <w:r>
              <w:rPr>
                <w:noProof/>
                <w:webHidden/>
              </w:rPr>
              <w:fldChar w:fldCharType="end"/>
            </w:r>
          </w:hyperlink>
        </w:p>
        <w:p w:rsidR="003D3880" w:rsidRDefault="003D3880">
          <w:pPr>
            <w:pStyle w:val="TDC3"/>
            <w:tabs>
              <w:tab w:val="right" w:leader="dot" w:pos="8494"/>
            </w:tabs>
            <w:rPr>
              <w:rFonts w:eastAsiaTheme="minorEastAsia"/>
              <w:noProof/>
              <w:lang w:eastAsia="es-ES"/>
            </w:rPr>
          </w:pPr>
          <w:hyperlink w:anchor="_Toc334728625" w:history="1">
            <w:r w:rsidRPr="001A1DA9">
              <w:rPr>
                <w:rStyle w:val="Hipervnculo"/>
                <w:noProof/>
              </w:rPr>
              <w:t>Interfaz</w:t>
            </w:r>
            <w:r>
              <w:rPr>
                <w:noProof/>
                <w:webHidden/>
              </w:rPr>
              <w:tab/>
            </w:r>
            <w:r>
              <w:rPr>
                <w:noProof/>
                <w:webHidden/>
              </w:rPr>
              <w:fldChar w:fldCharType="begin"/>
            </w:r>
            <w:r>
              <w:rPr>
                <w:noProof/>
                <w:webHidden/>
              </w:rPr>
              <w:instrText xml:space="preserve"> PAGEREF _Toc334728625 \h </w:instrText>
            </w:r>
            <w:r>
              <w:rPr>
                <w:noProof/>
                <w:webHidden/>
              </w:rPr>
            </w:r>
            <w:r>
              <w:rPr>
                <w:noProof/>
                <w:webHidden/>
              </w:rPr>
              <w:fldChar w:fldCharType="separate"/>
            </w:r>
            <w:r>
              <w:rPr>
                <w:noProof/>
                <w:webHidden/>
              </w:rPr>
              <w:t>40</w:t>
            </w:r>
            <w:r>
              <w:rPr>
                <w:noProof/>
                <w:webHidden/>
              </w:rPr>
              <w:fldChar w:fldCharType="end"/>
            </w:r>
          </w:hyperlink>
        </w:p>
        <w:p w:rsidR="003D3880" w:rsidRDefault="003D3880">
          <w:pPr>
            <w:pStyle w:val="TDC2"/>
            <w:tabs>
              <w:tab w:val="left" w:pos="660"/>
              <w:tab w:val="right" w:leader="dot" w:pos="8494"/>
            </w:tabs>
            <w:rPr>
              <w:rFonts w:eastAsiaTheme="minorEastAsia"/>
              <w:noProof/>
              <w:lang w:eastAsia="es-ES"/>
            </w:rPr>
          </w:pPr>
          <w:hyperlink w:anchor="_Toc334728626" w:history="1">
            <w:r w:rsidRPr="001A1DA9">
              <w:rPr>
                <w:rStyle w:val="Hipervnculo"/>
                <w:noProof/>
              </w:rPr>
              <w:t>5.</w:t>
            </w:r>
            <w:r>
              <w:rPr>
                <w:rFonts w:eastAsiaTheme="minorEastAsia"/>
                <w:noProof/>
                <w:lang w:eastAsia="es-ES"/>
              </w:rPr>
              <w:tab/>
            </w:r>
            <w:r w:rsidRPr="001A1DA9">
              <w:rPr>
                <w:rStyle w:val="Hipervnculo"/>
                <w:noProof/>
              </w:rPr>
              <w:t>Estructura y resto de funciones</w:t>
            </w:r>
            <w:r>
              <w:rPr>
                <w:noProof/>
                <w:webHidden/>
              </w:rPr>
              <w:tab/>
            </w:r>
            <w:r>
              <w:rPr>
                <w:noProof/>
                <w:webHidden/>
              </w:rPr>
              <w:fldChar w:fldCharType="begin"/>
            </w:r>
            <w:r>
              <w:rPr>
                <w:noProof/>
                <w:webHidden/>
              </w:rPr>
              <w:instrText xml:space="preserve"> PAGEREF _Toc334728626 \h </w:instrText>
            </w:r>
            <w:r>
              <w:rPr>
                <w:noProof/>
                <w:webHidden/>
              </w:rPr>
            </w:r>
            <w:r>
              <w:rPr>
                <w:noProof/>
                <w:webHidden/>
              </w:rPr>
              <w:fldChar w:fldCharType="separate"/>
            </w:r>
            <w:r>
              <w:rPr>
                <w:noProof/>
                <w:webHidden/>
              </w:rPr>
              <w:t>41</w:t>
            </w:r>
            <w:r>
              <w:rPr>
                <w:noProof/>
                <w:webHidden/>
              </w:rPr>
              <w:fldChar w:fldCharType="end"/>
            </w:r>
          </w:hyperlink>
        </w:p>
        <w:p w:rsidR="003D3880" w:rsidRDefault="003D3880">
          <w:pPr>
            <w:pStyle w:val="TDC1"/>
            <w:tabs>
              <w:tab w:val="left" w:pos="440"/>
              <w:tab w:val="right" w:leader="dot" w:pos="8494"/>
            </w:tabs>
            <w:rPr>
              <w:rFonts w:eastAsiaTheme="minorEastAsia"/>
              <w:noProof/>
              <w:lang w:eastAsia="es-ES"/>
            </w:rPr>
          </w:pPr>
          <w:hyperlink w:anchor="_Toc334728627" w:history="1">
            <w:r w:rsidRPr="001A1DA9">
              <w:rPr>
                <w:rStyle w:val="Hipervnculo"/>
                <w:noProof/>
              </w:rPr>
              <w:t>4.</w:t>
            </w:r>
            <w:r>
              <w:rPr>
                <w:rFonts w:eastAsiaTheme="minorEastAsia"/>
                <w:noProof/>
                <w:lang w:eastAsia="es-ES"/>
              </w:rPr>
              <w:tab/>
            </w:r>
            <w:r w:rsidRPr="001A1DA9">
              <w:rPr>
                <w:rStyle w:val="Hipervnculo"/>
                <w:noProof/>
              </w:rPr>
              <w:t>Pruebas</w:t>
            </w:r>
            <w:r>
              <w:rPr>
                <w:noProof/>
                <w:webHidden/>
              </w:rPr>
              <w:tab/>
            </w:r>
            <w:r>
              <w:rPr>
                <w:noProof/>
                <w:webHidden/>
              </w:rPr>
              <w:fldChar w:fldCharType="begin"/>
            </w:r>
            <w:r>
              <w:rPr>
                <w:noProof/>
                <w:webHidden/>
              </w:rPr>
              <w:instrText xml:space="preserve"> PAGEREF _Toc334728627 \h </w:instrText>
            </w:r>
            <w:r>
              <w:rPr>
                <w:noProof/>
                <w:webHidden/>
              </w:rPr>
            </w:r>
            <w:r>
              <w:rPr>
                <w:noProof/>
                <w:webHidden/>
              </w:rPr>
              <w:fldChar w:fldCharType="separate"/>
            </w:r>
            <w:r>
              <w:rPr>
                <w:noProof/>
                <w:webHidden/>
              </w:rPr>
              <w:t>42</w:t>
            </w:r>
            <w:r>
              <w:rPr>
                <w:noProof/>
                <w:webHidden/>
              </w:rPr>
              <w:fldChar w:fldCharType="end"/>
            </w:r>
          </w:hyperlink>
        </w:p>
        <w:p w:rsidR="003D3880" w:rsidRDefault="003D3880">
          <w:pPr>
            <w:pStyle w:val="TDC2"/>
            <w:tabs>
              <w:tab w:val="right" w:leader="dot" w:pos="8494"/>
            </w:tabs>
            <w:rPr>
              <w:rFonts w:eastAsiaTheme="minorEastAsia"/>
              <w:noProof/>
              <w:lang w:eastAsia="es-ES"/>
            </w:rPr>
          </w:pPr>
          <w:hyperlink w:anchor="_Toc334728628" w:history="1">
            <w:r w:rsidRPr="001A1DA9">
              <w:rPr>
                <w:rStyle w:val="Hipervnculo"/>
                <w:noProof/>
              </w:rPr>
              <w:t>Introducción</w:t>
            </w:r>
            <w:r>
              <w:rPr>
                <w:noProof/>
                <w:webHidden/>
              </w:rPr>
              <w:tab/>
            </w:r>
            <w:r>
              <w:rPr>
                <w:noProof/>
                <w:webHidden/>
              </w:rPr>
              <w:fldChar w:fldCharType="begin"/>
            </w:r>
            <w:r>
              <w:rPr>
                <w:noProof/>
                <w:webHidden/>
              </w:rPr>
              <w:instrText xml:space="preserve"> PAGEREF _Toc334728628 \h </w:instrText>
            </w:r>
            <w:r>
              <w:rPr>
                <w:noProof/>
                <w:webHidden/>
              </w:rPr>
            </w:r>
            <w:r>
              <w:rPr>
                <w:noProof/>
                <w:webHidden/>
              </w:rPr>
              <w:fldChar w:fldCharType="separate"/>
            </w:r>
            <w:r>
              <w:rPr>
                <w:noProof/>
                <w:webHidden/>
              </w:rPr>
              <w:t>42</w:t>
            </w:r>
            <w:r>
              <w:rPr>
                <w:noProof/>
                <w:webHidden/>
              </w:rPr>
              <w:fldChar w:fldCharType="end"/>
            </w:r>
          </w:hyperlink>
        </w:p>
        <w:p w:rsidR="003D3880" w:rsidRDefault="003D3880">
          <w:pPr>
            <w:pStyle w:val="TDC2"/>
            <w:tabs>
              <w:tab w:val="right" w:leader="dot" w:pos="8494"/>
            </w:tabs>
            <w:rPr>
              <w:rFonts w:eastAsiaTheme="minorEastAsia"/>
              <w:noProof/>
              <w:lang w:eastAsia="es-ES"/>
            </w:rPr>
          </w:pPr>
          <w:hyperlink w:anchor="_Toc334728629" w:history="1">
            <w:r w:rsidRPr="001A1DA9">
              <w:rPr>
                <w:rStyle w:val="Hipervnculo"/>
                <w:noProof/>
              </w:rPr>
              <w:t>Pruebas realizadas</w:t>
            </w:r>
            <w:r>
              <w:rPr>
                <w:noProof/>
                <w:webHidden/>
              </w:rPr>
              <w:tab/>
            </w:r>
            <w:r>
              <w:rPr>
                <w:noProof/>
                <w:webHidden/>
              </w:rPr>
              <w:fldChar w:fldCharType="begin"/>
            </w:r>
            <w:r>
              <w:rPr>
                <w:noProof/>
                <w:webHidden/>
              </w:rPr>
              <w:instrText xml:space="preserve"> PAGEREF _Toc334728629 \h </w:instrText>
            </w:r>
            <w:r>
              <w:rPr>
                <w:noProof/>
                <w:webHidden/>
              </w:rPr>
            </w:r>
            <w:r>
              <w:rPr>
                <w:noProof/>
                <w:webHidden/>
              </w:rPr>
              <w:fldChar w:fldCharType="separate"/>
            </w:r>
            <w:r>
              <w:rPr>
                <w:noProof/>
                <w:webHidden/>
              </w:rPr>
              <w:t>42</w:t>
            </w:r>
            <w:r>
              <w:rPr>
                <w:noProof/>
                <w:webHidden/>
              </w:rPr>
              <w:fldChar w:fldCharType="end"/>
            </w:r>
          </w:hyperlink>
        </w:p>
        <w:p w:rsidR="003D3880" w:rsidRDefault="003D3880">
          <w:pPr>
            <w:pStyle w:val="TDC1"/>
            <w:tabs>
              <w:tab w:val="left" w:pos="440"/>
              <w:tab w:val="right" w:leader="dot" w:pos="8494"/>
            </w:tabs>
            <w:rPr>
              <w:rFonts w:eastAsiaTheme="minorEastAsia"/>
              <w:noProof/>
              <w:lang w:eastAsia="es-ES"/>
            </w:rPr>
          </w:pPr>
          <w:hyperlink w:anchor="_Toc334728630" w:history="1">
            <w:r w:rsidRPr="001A1DA9">
              <w:rPr>
                <w:rStyle w:val="Hipervnculo"/>
                <w:noProof/>
              </w:rPr>
              <w:t>5.</w:t>
            </w:r>
            <w:r>
              <w:rPr>
                <w:rFonts w:eastAsiaTheme="minorEastAsia"/>
                <w:noProof/>
                <w:lang w:eastAsia="es-ES"/>
              </w:rPr>
              <w:tab/>
            </w:r>
            <w:r w:rsidRPr="001A1DA9">
              <w:rPr>
                <w:rStyle w:val="Hipervnculo"/>
                <w:noProof/>
              </w:rPr>
              <w:t>Glosario</w:t>
            </w:r>
            <w:r>
              <w:rPr>
                <w:noProof/>
                <w:webHidden/>
              </w:rPr>
              <w:tab/>
            </w:r>
            <w:r>
              <w:rPr>
                <w:noProof/>
                <w:webHidden/>
              </w:rPr>
              <w:fldChar w:fldCharType="begin"/>
            </w:r>
            <w:r>
              <w:rPr>
                <w:noProof/>
                <w:webHidden/>
              </w:rPr>
              <w:instrText xml:space="preserve"> PAGEREF _Toc334728630 \h </w:instrText>
            </w:r>
            <w:r>
              <w:rPr>
                <w:noProof/>
                <w:webHidden/>
              </w:rPr>
            </w:r>
            <w:r>
              <w:rPr>
                <w:noProof/>
                <w:webHidden/>
              </w:rPr>
              <w:fldChar w:fldCharType="separate"/>
            </w:r>
            <w:r>
              <w:rPr>
                <w:noProof/>
                <w:webHidden/>
              </w:rPr>
              <w:t>45</w:t>
            </w:r>
            <w:r>
              <w:rPr>
                <w:noProof/>
                <w:webHidden/>
              </w:rPr>
              <w:fldChar w:fldCharType="end"/>
            </w:r>
          </w:hyperlink>
        </w:p>
        <w:p w:rsidR="003D3880" w:rsidRDefault="003D3880">
          <w:pPr>
            <w:pStyle w:val="TDC1"/>
            <w:tabs>
              <w:tab w:val="left" w:pos="440"/>
              <w:tab w:val="right" w:leader="dot" w:pos="8494"/>
            </w:tabs>
            <w:rPr>
              <w:rFonts w:eastAsiaTheme="minorEastAsia"/>
              <w:noProof/>
              <w:lang w:eastAsia="es-ES"/>
            </w:rPr>
          </w:pPr>
          <w:hyperlink w:anchor="_Toc334728631" w:history="1">
            <w:r w:rsidRPr="001A1DA9">
              <w:rPr>
                <w:rStyle w:val="Hipervnculo"/>
                <w:noProof/>
              </w:rPr>
              <w:t>6.</w:t>
            </w:r>
            <w:r>
              <w:rPr>
                <w:rFonts w:eastAsiaTheme="minorEastAsia"/>
                <w:noProof/>
                <w:lang w:eastAsia="es-ES"/>
              </w:rPr>
              <w:tab/>
            </w:r>
            <w:r w:rsidRPr="001A1DA9">
              <w:rPr>
                <w:rStyle w:val="Hipervnculo"/>
                <w:noProof/>
              </w:rPr>
              <w:t>Referencias</w:t>
            </w:r>
            <w:r>
              <w:rPr>
                <w:noProof/>
                <w:webHidden/>
              </w:rPr>
              <w:tab/>
            </w:r>
            <w:r>
              <w:rPr>
                <w:noProof/>
                <w:webHidden/>
              </w:rPr>
              <w:fldChar w:fldCharType="begin"/>
            </w:r>
            <w:r>
              <w:rPr>
                <w:noProof/>
                <w:webHidden/>
              </w:rPr>
              <w:instrText xml:space="preserve"> PAGEREF _Toc334728631 \h </w:instrText>
            </w:r>
            <w:r>
              <w:rPr>
                <w:noProof/>
                <w:webHidden/>
              </w:rPr>
            </w:r>
            <w:r>
              <w:rPr>
                <w:noProof/>
                <w:webHidden/>
              </w:rPr>
              <w:fldChar w:fldCharType="separate"/>
            </w:r>
            <w:r>
              <w:rPr>
                <w:noProof/>
                <w:webHidden/>
              </w:rPr>
              <w:t>46</w:t>
            </w:r>
            <w:r>
              <w:rPr>
                <w:noProof/>
                <w:webHidden/>
              </w:rPr>
              <w:fldChar w:fldCharType="end"/>
            </w:r>
          </w:hyperlink>
        </w:p>
        <w:p w:rsidR="00E55754" w:rsidRDefault="000959ED">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bookmarkStart w:id="3" w:name="_Toc334728605"/>
      <w:r>
        <w:lastRenderedPageBreak/>
        <w:t>Visión</w:t>
      </w:r>
      <w:bookmarkEnd w:id="0"/>
      <w:bookmarkEnd w:id="1"/>
      <w:bookmarkEnd w:id="2"/>
      <w:bookmarkEnd w:id="3"/>
    </w:p>
    <w:p w:rsidR="00B54D84" w:rsidRDefault="00B54D84" w:rsidP="00B54D84">
      <w:pPr>
        <w:pStyle w:val="Ttulo2"/>
        <w:numPr>
          <w:ilvl w:val="0"/>
          <w:numId w:val="3"/>
        </w:numPr>
      </w:pPr>
      <w:bookmarkStart w:id="4" w:name="_Toc334658901"/>
      <w:bookmarkStart w:id="5" w:name="_Toc334685611"/>
      <w:bookmarkStart w:id="6" w:name="_Toc334728606"/>
      <w:r>
        <w:t>Introducción</w:t>
      </w:r>
      <w:bookmarkEnd w:id="4"/>
      <w:bookmarkEnd w:id="5"/>
      <w:bookmarkEnd w:id="6"/>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3A3FF0">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7" w:name="_Toc334584251"/>
      <w:bookmarkStart w:id="8" w:name="_Toc334658902"/>
      <w:bookmarkStart w:id="9" w:name="_Toc334685612"/>
      <w:bookmarkStart w:id="10" w:name="_Toc334728607"/>
      <w:r>
        <w:lastRenderedPageBreak/>
        <w:t>Objetivos</w:t>
      </w:r>
      <w:r w:rsidR="007C00E4">
        <w:t xml:space="preserve"> y requisitos</w:t>
      </w:r>
      <w:bookmarkEnd w:id="7"/>
      <w:bookmarkEnd w:id="8"/>
      <w:bookmarkEnd w:id="9"/>
      <w:bookmarkEnd w:id="10"/>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rsidR="003A3FF0">
        <w:t>”</w:t>
      </w:r>
      <w:r w:rsidR="003A3FF0" w:rsidRPr="00170F98">
        <w:rPr>
          <w:vertAlign w:val="subscript"/>
        </w:rPr>
        <w:t xml:space="preserve"> [</w:t>
      </w:r>
      <w:r w:rsidR="00170F98" w:rsidRPr="00170F98">
        <w:rPr>
          <w:vertAlign w:val="subscript"/>
        </w:rPr>
        <w:t>r4]</w:t>
      </w:r>
      <w:r w:rsidR="00170F98">
        <w:t>,</w:t>
      </w:r>
      <w:r>
        <w:t xml:space="preserve"> “</w:t>
      </w:r>
      <w:proofErr w:type="spellStart"/>
      <w:r>
        <w:t>CryEngine</w:t>
      </w:r>
      <w:proofErr w:type="spellEnd"/>
      <w:r>
        <w:t xml:space="preserve"> 3</w:t>
      </w:r>
      <w:r w:rsidR="003A3FF0">
        <w:t>”</w:t>
      </w:r>
      <w:r w:rsidR="003A3FF0" w:rsidRPr="00170F98">
        <w:rPr>
          <w:vertAlign w:val="subscript"/>
        </w:rPr>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003A3FF0">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11" w:name="_Toc334584252"/>
      <w:bookmarkStart w:id="12" w:name="_Toc334658903"/>
      <w:bookmarkStart w:id="13" w:name="_Toc334685613"/>
      <w:bookmarkStart w:id="14" w:name="_Toc334728608"/>
      <w:r>
        <w:lastRenderedPageBreak/>
        <w:t>El motor Unity 3D</w:t>
      </w:r>
      <w:bookmarkEnd w:id="11"/>
      <w:bookmarkEnd w:id="12"/>
      <w:bookmarkEnd w:id="13"/>
      <w:bookmarkEnd w:id="14"/>
    </w:p>
    <w:p w:rsidR="00306597" w:rsidRDefault="0073292C" w:rsidP="0073292C">
      <w:pPr>
        <w:pStyle w:val="Ttulo2"/>
        <w:numPr>
          <w:ilvl w:val="0"/>
          <w:numId w:val="5"/>
        </w:numPr>
      </w:pPr>
      <w:bookmarkStart w:id="15" w:name="_Toc334584253"/>
      <w:bookmarkStart w:id="16" w:name="_Toc334658904"/>
      <w:bookmarkStart w:id="17" w:name="_Toc334685614"/>
      <w:bookmarkStart w:id="18" w:name="_Toc334728609"/>
      <w:r>
        <w:t>Introducción</w:t>
      </w:r>
      <w:bookmarkEnd w:id="15"/>
      <w:bookmarkEnd w:id="16"/>
      <w:bookmarkEnd w:id="17"/>
      <w:bookmarkEnd w:id="1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19"/>
      <w:r w:rsidR="00370157">
        <w:t>por causas que se comentarán más adelante</w:t>
      </w:r>
      <w:commentRangeEnd w:id="19"/>
      <w:r w:rsidR="00370157">
        <w:rPr>
          <w:rStyle w:val="Refdecomentario"/>
        </w:rPr>
        <w:commentReference w:id="19"/>
      </w:r>
      <w:r w:rsidR="00370157">
        <w:t>, los scripts se encuentran escritos en C#.</w:t>
      </w:r>
    </w:p>
    <w:p w:rsidR="005C3149" w:rsidRDefault="005C3149">
      <w:r>
        <w:t xml:space="preserve">Para facilitar el desarrollo de proyectos grandes en los que trabajen diferentes personas simultáneamente, Unity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3A3FF0">
        <w:t xml:space="preserve">gratuito </w:t>
      </w:r>
      <w:proofErr w:type="spellStart"/>
      <w:r w:rsidR="003A3FF0">
        <w:t>TortoiseSVN</w:t>
      </w:r>
      <w:proofErr w:type="spellEnd"/>
      <w:r w:rsidR="009B6C76">
        <w:t xml:space="preserve"> [r2].</w:t>
      </w:r>
    </w:p>
    <w:p w:rsidR="00210B78" w:rsidRDefault="00210B78"/>
    <w:p w:rsidR="00042B28" w:rsidRDefault="00042B28">
      <w:commentRangeStart w:id="20"/>
      <w:r>
        <w:t>TODO</w:t>
      </w:r>
      <w:commentRangeEnd w:id="20"/>
      <w:r>
        <w:rPr>
          <w:rStyle w:val="Refdecomentario"/>
        </w:rPr>
        <w:commentReference w:id="20"/>
      </w:r>
    </w:p>
    <w:p w:rsidR="00042B28" w:rsidRDefault="00042B28"/>
    <w:p w:rsidR="00042B28" w:rsidRDefault="00042B28">
      <w:r>
        <w:br w:type="page"/>
      </w:r>
    </w:p>
    <w:p w:rsidR="005E030A" w:rsidRDefault="005E030A" w:rsidP="00042B28">
      <w:pPr>
        <w:pStyle w:val="Ttulo2"/>
        <w:numPr>
          <w:ilvl w:val="0"/>
          <w:numId w:val="5"/>
        </w:numPr>
      </w:pPr>
      <w:bookmarkStart w:id="21" w:name="_Toc334584254"/>
      <w:bookmarkStart w:id="22" w:name="_Toc334658905"/>
      <w:bookmarkStart w:id="23" w:name="_Toc334685615"/>
      <w:bookmarkStart w:id="24" w:name="_Toc334728610"/>
      <w:r>
        <w:lastRenderedPageBreak/>
        <w:t>Escena de ejemplo</w:t>
      </w:r>
      <w:bookmarkEnd w:id="21"/>
      <w:bookmarkEnd w:id="22"/>
      <w:bookmarkEnd w:id="23"/>
      <w:bookmarkEnd w:id="24"/>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7"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3A3FF0">
        <w:t>MeshCo</w:t>
      </w:r>
      <w:r w:rsidR="005C4657">
        <w:t>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8"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9"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t>
      </w:r>
      <w:proofErr w:type="spellEnd"/>
      <w:r w:rsidR="003A3FF0">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proofErr w:type="gramStart"/>
      <w:r w:rsidRPr="007E2177">
        <w:rPr>
          <w:sz w:val="14"/>
          <w:szCs w:val="14"/>
          <w:lang w:val="en-US"/>
        </w:rPr>
        <w:t>voidOnGUI</w:t>
      </w:r>
      <w:proofErr w:type="spellEnd"/>
      <w:r w:rsidRPr="007E2177">
        <w:rPr>
          <w:sz w:val="14"/>
          <w:szCs w:val="14"/>
          <w:lang w:val="en-US"/>
        </w:rPr>
        <w:t>(</w:t>
      </w:r>
      <w:proofErr w:type="gram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20"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rsidR="003A3FF0">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25" w:name="_Toc334584255"/>
      <w:bookmarkStart w:id="26" w:name="_Toc334658906"/>
      <w:bookmarkStart w:id="27" w:name="_Toc334685616"/>
      <w:bookmarkStart w:id="28" w:name="_Toc334728611"/>
      <w:r>
        <w:lastRenderedPageBreak/>
        <w:t>Estructura del proyecto</w:t>
      </w:r>
      <w:bookmarkEnd w:id="25"/>
      <w:bookmarkEnd w:id="26"/>
      <w:bookmarkEnd w:id="27"/>
      <w:bookmarkEnd w:id="28"/>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9"/>
      <w:r>
        <w:t xml:space="preserve">dos escenas </w:t>
      </w:r>
      <w:commentRangeEnd w:id="29"/>
      <w:r w:rsidR="007C3D34">
        <w:rPr>
          <w:rStyle w:val="Refdecomentario"/>
        </w:rPr>
        <w:commentReference w:id="2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r w:rsidR="003A3FF0">
        <w:t>qué</w:t>
      </w:r>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30"/>
      <w:r>
        <w:t>TODO</w:t>
      </w:r>
      <w:commentRangeEnd w:id="30"/>
      <w:r>
        <w:rPr>
          <w:rStyle w:val="Refdecomentario"/>
        </w:rPr>
        <w:commentReference w:id="3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31" w:name="_Toc334584256"/>
      <w:bookmarkStart w:id="32" w:name="_Toc334658907"/>
      <w:bookmarkStart w:id="33" w:name="_Toc334685617"/>
      <w:bookmarkStart w:id="34" w:name="_Toc334728612"/>
      <w:r>
        <w:lastRenderedPageBreak/>
        <w:t>Particularidades y problemas</w:t>
      </w:r>
      <w:bookmarkEnd w:id="31"/>
      <w:bookmarkEnd w:id="32"/>
      <w:bookmarkEnd w:id="33"/>
      <w:bookmarkEnd w:id="34"/>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35"/>
      <w:r>
        <w:t>TODO</w:t>
      </w:r>
      <w:commentRangeEnd w:id="35"/>
      <w:r>
        <w:rPr>
          <w:rStyle w:val="Refdecomentario"/>
        </w:rPr>
        <w:commentReference w:id="35"/>
      </w:r>
    </w:p>
    <w:p w:rsidR="00EC6536" w:rsidRDefault="00EC6536">
      <w:r>
        <w:br w:type="page"/>
      </w:r>
    </w:p>
    <w:p w:rsidR="00D64FD3" w:rsidRDefault="00D64FD3" w:rsidP="00D64FD3">
      <w:pPr>
        <w:pStyle w:val="Ttulo1"/>
      </w:pPr>
      <w:bookmarkStart w:id="36" w:name="_Toc334584257"/>
      <w:bookmarkStart w:id="37" w:name="_Toc334658908"/>
      <w:bookmarkStart w:id="38" w:name="_Toc334685618"/>
      <w:bookmarkStart w:id="39" w:name="_Toc334728613"/>
      <w:r>
        <w:lastRenderedPageBreak/>
        <w:t>Arquitectura</w:t>
      </w:r>
      <w:bookmarkEnd w:id="36"/>
      <w:bookmarkEnd w:id="37"/>
      <w:bookmarkEnd w:id="38"/>
      <w:bookmarkEnd w:id="39"/>
    </w:p>
    <w:p w:rsidR="00EC6536" w:rsidRDefault="00EC6536" w:rsidP="00EC6536"/>
    <w:p w:rsidR="00EC6536" w:rsidRDefault="00EC6536" w:rsidP="00EC6536">
      <w:pPr>
        <w:pStyle w:val="Ttulo2"/>
        <w:numPr>
          <w:ilvl w:val="0"/>
          <w:numId w:val="9"/>
        </w:numPr>
      </w:pPr>
      <w:bookmarkStart w:id="40" w:name="_Toc334584258"/>
      <w:bookmarkStart w:id="41" w:name="_Toc334658909"/>
      <w:bookmarkStart w:id="42" w:name="_Toc334685619"/>
      <w:bookmarkStart w:id="43" w:name="_Toc334728614"/>
      <w:r>
        <w:t>Introducción</w:t>
      </w:r>
      <w:bookmarkEnd w:id="40"/>
      <w:bookmarkEnd w:id="41"/>
      <w:bookmarkEnd w:id="42"/>
      <w:bookmarkEnd w:id="4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44"/>
      <w:r>
        <w:t>TODO</w:t>
      </w:r>
      <w:commentRangeEnd w:id="44"/>
      <w:r>
        <w:rPr>
          <w:rStyle w:val="Refdecomentario"/>
        </w:rPr>
        <w:commentReference w:id="44"/>
      </w:r>
    </w:p>
    <w:p w:rsidR="005F51AD" w:rsidRDefault="005F51AD">
      <w:commentRangeStart w:id="45"/>
      <w:r>
        <w:t>TODO</w:t>
      </w:r>
      <w:commentRangeEnd w:id="45"/>
      <w:r>
        <w:rPr>
          <w:rStyle w:val="Refdecomentario"/>
        </w:rPr>
        <w:commentReference w:id="45"/>
      </w:r>
    </w:p>
    <w:p w:rsidR="00EC6536" w:rsidRDefault="00EC6536" w:rsidP="00EC6536">
      <w:r>
        <w:br w:type="page"/>
      </w:r>
    </w:p>
    <w:p w:rsidR="00EC6536" w:rsidRPr="00EC6536" w:rsidRDefault="00EC6536" w:rsidP="00EC6536">
      <w:pPr>
        <w:pStyle w:val="Ttulo2"/>
        <w:numPr>
          <w:ilvl w:val="0"/>
          <w:numId w:val="9"/>
        </w:numPr>
      </w:pPr>
      <w:bookmarkStart w:id="46" w:name="_Toc334584259"/>
      <w:bookmarkStart w:id="47" w:name="_Toc334658910"/>
      <w:bookmarkStart w:id="48" w:name="_Toc334685620"/>
      <w:bookmarkStart w:id="49" w:name="_Toc334728615"/>
      <w:r>
        <w:lastRenderedPageBreak/>
        <w:t>Creación del planeta</w:t>
      </w:r>
      <w:bookmarkEnd w:id="46"/>
      <w:bookmarkEnd w:id="47"/>
      <w:bookmarkEnd w:id="48"/>
      <w:bookmarkEnd w:id="4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21"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22"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23"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4"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50"/>
      <w:r>
        <w:t>TODO</w:t>
      </w:r>
      <w:commentRangeEnd w:id="50"/>
      <w:r>
        <w:rPr>
          <w:rStyle w:val="Refdecomentario"/>
        </w:rPr>
        <w:commentReference w:id="50"/>
      </w:r>
      <w:r w:rsidR="00D64FD3">
        <w:br w:type="page"/>
      </w:r>
    </w:p>
    <w:p w:rsidR="00BA7881" w:rsidRDefault="00BA7881" w:rsidP="00BA7881">
      <w:pPr>
        <w:pStyle w:val="Ttulo2"/>
        <w:numPr>
          <w:ilvl w:val="0"/>
          <w:numId w:val="9"/>
        </w:numPr>
      </w:pPr>
      <w:bookmarkStart w:id="51" w:name="_Toc334584260"/>
      <w:bookmarkStart w:id="52" w:name="_Toc334658911"/>
      <w:bookmarkStart w:id="53" w:name="_Toc334685621"/>
      <w:bookmarkStart w:id="54" w:name="_Toc334728616"/>
      <w:commentRangeStart w:id="55"/>
      <w:r>
        <w:lastRenderedPageBreak/>
        <w:t>Algoritmo de vida</w:t>
      </w:r>
      <w:bookmarkEnd w:id="51"/>
      <w:bookmarkEnd w:id="52"/>
      <w:bookmarkEnd w:id="53"/>
      <w:commentRangeEnd w:id="55"/>
      <w:r w:rsidR="00E86B99">
        <w:rPr>
          <w:rStyle w:val="Refdecomentario"/>
          <w:rFonts w:asciiTheme="minorHAnsi" w:eastAsiaTheme="minorHAnsi" w:hAnsiTheme="minorHAnsi" w:cstheme="minorBidi"/>
          <w:b w:val="0"/>
          <w:bCs w:val="0"/>
          <w:color w:val="auto"/>
        </w:rPr>
        <w:commentReference w:id="55"/>
      </w:r>
      <w:bookmarkEnd w:id="54"/>
    </w:p>
    <w:p w:rsidR="000C0A46" w:rsidRDefault="000C0A46" w:rsidP="000C0A46">
      <w:pPr>
        <w:pStyle w:val="Ttulo3"/>
      </w:pPr>
      <w:bookmarkStart w:id="56" w:name="_Toc334658912"/>
      <w:bookmarkStart w:id="57" w:name="_Toc334685622"/>
      <w:bookmarkStart w:id="58" w:name="_Toc334728617"/>
      <w:r>
        <w:t>Etapas</w:t>
      </w:r>
      <w:bookmarkEnd w:id="56"/>
      <w:bookmarkEnd w:id="57"/>
      <w:bookmarkEnd w:id="58"/>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59" w:name="_Toc334658913"/>
      <w:bookmarkStart w:id="60" w:name="_Toc334685623"/>
      <w:bookmarkStart w:id="61" w:name="_Toc334728618"/>
      <w:r>
        <w:t>Estructura</w:t>
      </w:r>
      <w:bookmarkEnd w:id="59"/>
      <w:bookmarkEnd w:id="60"/>
      <w:bookmarkEnd w:id="61"/>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62"/>
      <w:r>
        <w:t>son</w:t>
      </w:r>
      <w:commentRangeEnd w:id="62"/>
      <w:r w:rsidR="00E86B99">
        <w:rPr>
          <w:rStyle w:val="Refdecomentario"/>
        </w:rPr>
        <w:commentReference w:id="62"/>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gramStart"/>
      <w:r w:rsidR="003A3FF0">
        <w:t>pre calculadas</w:t>
      </w:r>
      <w:proofErr w:type="gram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63"/>
      </w:r>
    </w:p>
    <w:p w:rsidR="00B2421C" w:rsidRDefault="00B2421C" w:rsidP="00B2421C">
      <w:pPr>
        <w:pStyle w:val="Ttulo3"/>
      </w:pPr>
      <w:r>
        <w:br w:type="page"/>
      </w:r>
    </w:p>
    <w:p w:rsidR="00B60F7D" w:rsidRDefault="00B60F7D" w:rsidP="00B60F7D">
      <w:pPr>
        <w:pStyle w:val="Ttulo3"/>
      </w:pPr>
    </w:p>
    <w:p w:rsidR="00B60F7D" w:rsidRDefault="00B60F7D" w:rsidP="00B60F7D">
      <w:pPr>
        <w:pStyle w:val="Ttulo3"/>
      </w:pPr>
      <w:bookmarkStart w:id="64" w:name="_Toc334728619"/>
      <w:commentRangeStart w:id="65"/>
      <w:r>
        <w:t>Funcionamiento del algoritmo</w:t>
      </w:r>
      <w:commentRangeEnd w:id="65"/>
      <w:r w:rsidR="00B95F5D">
        <w:rPr>
          <w:rStyle w:val="Refdecomentario"/>
          <w:rFonts w:asciiTheme="minorHAnsi" w:eastAsiaTheme="minorHAnsi" w:hAnsiTheme="minorHAnsi" w:cstheme="minorBidi"/>
          <w:b w:val="0"/>
          <w:bCs w:val="0"/>
          <w:color w:val="auto"/>
        </w:rPr>
        <w:commentReference w:id="65"/>
      </w:r>
      <w:bookmarkEnd w:id="64"/>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66" w:name="_GoBack"/>
      <w:bookmarkEnd w:id="66"/>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 xml:space="preserve">Cambio de estado: el animal modifica su estado actual por el siguiente. Básicamente si el estado es morir el animal desaparece. Si el animal está </w:t>
      </w:r>
      <w:r>
        <w:lastRenderedPageBreak/>
        <w:t>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A7881" w:rsidRDefault="00BA7881" w:rsidP="00BA7881">
      <w:pPr>
        <w:pStyle w:val="Ttulo2"/>
        <w:numPr>
          <w:ilvl w:val="0"/>
          <w:numId w:val="9"/>
        </w:numPr>
      </w:pPr>
      <w:bookmarkStart w:id="67" w:name="_Toc334584261"/>
      <w:bookmarkStart w:id="68" w:name="_Toc334658914"/>
      <w:bookmarkStart w:id="69" w:name="_Toc334685624"/>
      <w:bookmarkStart w:id="70" w:name="_Toc334728620"/>
      <w:r>
        <w:lastRenderedPageBreak/>
        <w:t>Efectos y parte gráfica</w:t>
      </w:r>
      <w:bookmarkEnd w:id="67"/>
      <w:bookmarkEnd w:id="68"/>
      <w:bookmarkEnd w:id="69"/>
      <w:bookmarkEnd w:id="70"/>
    </w:p>
    <w:p w:rsidR="00FA794E" w:rsidRPr="007A1C92" w:rsidRDefault="00FA794E" w:rsidP="00FA794E">
      <w:pPr>
        <w:pStyle w:val="Ttulo3"/>
      </w:pPr>
      <w:bookmarkStart w:id="71" w:name="_Toc334584262"/>
      <w:bookmarkStart w:id="72" w:name="_Toc334658915"/>
      <w:bookmarkStart w:id="73" w:name="_Toc334584265"/>
      <w:bookmarkStart w:id="74" w:name="_Toc334728621"/>
      <w:r w:rsidRPr="007A1C92">
        <w:t>Introducción</w:t>
      </w:r>
      <w:bookmarkEnd w:id="71"/>
      <w:bookmarkEnd w:id="72"/>
      <w:bookmarkEnd w:id="74"/>
    </w:p>
    <w:p w:rsidR="00FA794E" w:rsidRDefault="00FA794E" w:rsidP="00FA794E">
      <w:pPr>
        <w:pStyle w:val="Piedefoto"/>
      </w:pPr>
      <w:commentRangeStart w:id="75"/>
      <w:commentRangeStart w:id="76"/>
      <w:r>
        <w:t>"</w:t>
      </w:r>
      <w:r w:rsidRPr="00055556">
        <w:t>Unity 3D, (Tambi</w:t>
      </w:r>
      <w:r>
        <w:t>é</w:t>
      </w:r>
      <w:r w:rsidRPr="00055556">
        <w:t>n Unity) es un Motor 3D para el Desarrollo de Videojuegos creado por Unity Technologies</w:t>
      </w:r>
      <w:r>
        <w:t xml:space="preserve">.  </w:t>
      </w:r>
      <w:r w:rsidRPr="00055556">
        <w:t>.</w:t>
      </w:r>
      <w:r>
        <w:t>.."</w:t>
      </w:r>
    </w:p>
    <w:p w:rsidR="00FA794E" w:rsidRDefault="00FA794E" w:rsidP="00FA794E">
      <w:pPr>
        <w:jc w:val="both"/>
      </w:pPr>
      <w:r>
        <w:t xml:space="preserve">Un Motor3D, ¿qué diablos significa esto? </w:t>
      </w:r>
    </w:p>
    <w:p w:rsidR="00FA794E" w:rsidRPr="00055556" w:rsidRDefault="00FA794E" w:rsidP="00FA794E">
      <w:pPr>
        <w:pStyle w:val="Piedefoto"/>
        <w:jc w:val="both"/>
      </w:pPr>
      <w:r>
        <w:t>"</w:t>
      </w:r>
      <w:r w:rsidRPr="00055556">
        <w:t xml:space="preserve">Un Motor 3D o </w:t>
      </w:r>
      <w:proofErr w:type="spellStart"/>
      <w:r w:rsidRPr="00055556">
        <w:t>GameEngine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rsidR="00237689">
        <w:t xml:space="preserve"> </w:t>
      </w:r>
      <w:r w:rsidRPr="00055556">
        <w:t xml:space="preserve">los juegos de ordenadores y </w:t>
      </w:r>
      <w:proofErr w:type="spellStart"/>
      <w:r w:rsidRPr="00055556">
        <w:t>consolas.La</w:t>
      </w:r>
      <w:proofErr w:type="spellEnd"/>
      <w:r w:rsidRPr="00055556">
        <w:t xml:space="preserve">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FA794E" w:rsidRDefault="00FA794E" w:rsidP="00FA794E">
      <w:pPr>
        <w:jc w:val="both"/>
      </w:pPr>
      <w:r>
        <w:t>En esta sección nos vamos a centrar en el Renderer. ¿Pero qué es un Renderer?</w:t>
      </w:r>
    </w:p>
    <w:commentRangeEnd w:id="76"/>
    <w:p w:rsidR="00FA794E" w:rsidRDefault="00AF4191" w:rsidP="00FA794E">
      <w:pPr>
        <w:pStyle w:val="Ttulo4"/>
      </w:pPr>
      <w:r>
        <w:rPr>
          <w:rStyle w:val="Refdecomentario"/>
          <w:rFonts w:asciiTheme="minorHAnsi" w:eastAsiaTheme="minorHAnsi" w:hAnsiTheme="minorHAnsi" w:cstheme="minorBidi"/>
          <w:b w:val="0"/>
          <w:bCs w:val="0"/>
          <w:i w:val="0"/>
          <w:iCs w:val="0"/>
          <w:color w:val="auto"/>
        </w:rPr>
        <w:commentReference w:id="75"/>
      </w:r>
      <w:commentRangeEnd w:id="75"/>
      <w:r>
        <w:rPr>
          <w:rStyle w:val="Refdecomentario"/>
          <w:rFonts w:asciiTheme="minorHAnsi" w:eastAsiaTheme="minorHAnsi" w:hAnsiTheme="minorHAnsi" w:cstheme="minorBidi"/>
          <w:b w:val="0"/>
          <w:bCs w:val="0"/>
          <w:i w:val="0"/>
          <w:iCs w:val="0"/>
          <w:color w:val="auto"/>
        </w:rPr>
        <w:commentReference w:id="76"/>
      </w:r>
      <w:r w:rsidR="00FA794E">
        <w:t>Modelos</w:t>
      </w:r>
    </w:p>
    <w:p w:rsidR="00FA794E" w:rsidRDefault="00FA794E" w:rsidP="00FA794E">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FA794E" w:rsidRDefault="00FA794E" w:rsidP="00FA794E">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00237689">
        <w:t xml:space="preserve"> </w:t>
      </w:r>
      <w:r>
        <w:t xml:space="preserve">y la interacción con dichos cuerpos. </w:t>
      </w:r>
    </w:p>
    <w:p w:rsidR="00FA794E" w:rsidRPr="0087080E" w:rsidRDefault="00FA794E" w:rsidP="00FA794E">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FA794E" w:rsidRDefault="00FA794E" w:rsidP="00FA794E">
      <w:pPr>
        <w:jc w:val="both"/>
      </w:pPr>
      <w:r w:rsidRPr="0087080E">
        <w:t xml:space="preserve">Cada triángulo se describe por las tres coordenadas de sus </w:t>
      </w:r>
      <w:proofErr w:type="spellStart"/>
      <w:r w:rsidRPr="0087080E">
        <w:t>vértices.</w:t>
      </w:r>
      <w:del w:id="77" w:author="Maf" w:date="2012-09-06T20:48:00Z">
        <w:r w:rsidR="00AF4191">
          <w:delText xml:space="preserve"> </w:delText>
        </w:r>
      </w:del>
      <w:r w:rsidRPr="0087080E">
        <w:t>La</w:t>
      </w:r>
      <w:proofErr w:type="spellEnd"/>
      <w:r w:rsidRPr="0087080E">
        <w:t xml:space="preserve"> desventaja de esta aproximación es que producen una superficie plana y lleva a tomar decisiones que conllevan sacrificar realismo por eficiencia o viceversa.</w:t>
      </w:r>
    </w:p>
    <w:p w:rsidR="00FA794E" w:rsidRPr="009C0E51" w:rsidRDefault="00FA794E" w:rsidP="00FA794E">
      <w:pPr>
        <w:pStyle w:val="Piedefoto"/>
      </w:pPr>
      <w:r>
        <w:rPr>
          <w:noProof/>
          <w:lang w:eastAsia="es-ES"/>
        </w:rPr>
        <w:drawing>
          <wp:anchor distT="0" distB="0" distL="114300" distR="114300" simplePos="0" relativeHeight="251656192"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 xml:space="preserve">Imagen de un </w:t>
      </w:r>
      <w:proofErr w:type="spellStart"/>
      <w:r w:rsidRPr="009C0E51">
        <w:t>Mesh</w:t>
      </w:r>
      <w:proofErr w:type="spellEnd"/>
      <w:r w:rsidRPr="009C0E51">
        <w:t xml:space="preserve"> en Blender, un programa de diseño 3D.</w:t>
      </w:r>
    </w:p>
    <w:p w:rsidR="00FA794E" w:rsidRDefault="00FA794E" w:rsidP="00FA794E">
      <w:pPr>
        <w:pStyle w:val="Ttulo4"/>
      </w:pPr>
      <w:r>
        <w:lastRenderedPageBreak/>
        <w:t>Renderizado</w:t>
      </w:r>
    </w:p>
    <w:p w:rsidR="00FA794E" w:rsidRDefault="00FA794E" w:rsidP="00FA794E">
      <w:pPr>
        <w:jc w:val="both"/>
      </w:pPr>
      <w:r>
        <w:t>El proceso de convertir estos datos manejables por el ordenador a imágenes manejables por nuestro cerebro se llama renderizado, y de ello se encarga el renderizador o Renderer. Se basa en varios procesos:</w:t>
      </w:r>
    </w:p>
    <w:p w:rsidR="00FA794E" w:rsidRPr="007E2177" w:rsidRDefault="00FA794E" w:rsidP="00FA794E">
      <w:pPr>
        <w:pStyle w:val="Ttulo5"/>
      </w:pPr>
      <w:proofErr w:type="gramStart"/>
      <w:r w:rsidRPr="007E2177">
        <w:t>Proyección  y</w:t>
      </w:r>
      <w:proofErr w:type="gramEnd"/>
      <w:r w:rsidRPr="007E2177">
        <w:t xml:space="preserve"> rasterización</w:t>
      </w:r>
    </w:p>
    <w:p w:rsidR="00FA794E" w:rsidRDefault="00FA794E" w:rsidP="00FA794E">
      <w:pPr>
        <w:jc w:val="both"/>
      </w:pPr>
      <w:r w:rsidRPr="00605200">
        <w:t>La proyección de los objetos 3D se calcula usando perspectiva lineal. Dada la posición del punto de vista y algunos parámetros de la cámara como la perspectiva, el volumen de vista</w:t>
      </w:r>
      <w:r>
        <w:t xml:space="preserve">, el campo de visión, etc., es sencillo calcular la proyección de un punto en un espacio tridimensional en un plano. </w:t>
      </w:r>
    </w:p>
    <w:p w:rsidR="00FA794E" w:rsidRPr="00961DA3" w:rsidRDefault="00FA794E" w:rsidP="00FA794E">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FA794E" w:rsidRPr="00977B5F" w:rsidRDefault="00FA794E" w:rsidP="00FA794E">
      <w:pPr>
        <w:pStyle w:val="Piedefoto"/>
      </w:pPr>
      <w:ins w:id="78" w:author="Maf" w:date="2012-09-06T20:48:00Z">
        <w:r>
          <w:rPr>
            <w:noProof/>
            <w:lang w:eastAsia="es-ES"/>
          </w:rPr>
          <w:drawing>
            <wp:anchor distT="0" distB="0" distL="114300" distR="114300" simplePos="0" relativeHeight="251657216"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ins>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FA794E" w:rsidRDefault="00FA794E" w:rsidP="00FA794E">
      <w:pPr>
        <w:pStyle w:val="Ttulo5"/>
      </w:pPr>
      <w:r>
        <w:t>Visibilidad</w:t>
      </w:r>
    </w:p>
    <w:p w:rsidR="00FA794E" w:rsidRDefault="00FA794E" w:rsidP="00FA794E">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FA794E" w:rsidRDefault="00FA794E" w:rsidP="00FA794E">
      <w:pPr>
        <w:jc w:val="center"/>
        <w:rPr>
          <w:noProof/>
          <w:lang w:eastAsia="es-ES"/>
        </w:rPr>
      </w:pPr>
    </w:p>
    <w:p w:rsidR="00FA794E" w:rsidRDefault="00FA794E" w:rsidP="00FA794E">
      <w:pPr>
        <w:jc w:val="center"/>
      </w:pPr>
      <w:r>
        <w:rPr>
          <w:noProof/>
          <w:lang w:eastAsia="es-ES"/>
        </w:rPr>
        <w:lastRenderedPageBreak/>
        <w:drawing>
          <wp:inline distT="0" distB="0" distL="0" distR="0">
            <wp:extent cx="3216451" cy="2193234"/>
            <wp:effectExtent l="190500" t="152400" r="174449" b="130866"/>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Algoritmo del pintor: el polígono 2 se rasteriza antes que el polígono 1. Al rasterizarse este último la sección no visible del polígono 2 queda oculta al punto de vista y se produce la oclusión correcta.</w:t>
      </w:r>
    </w:p>
    <w:p w:rsidR="00FA794E" w:rsidRDefault="00FA794E" w:rsidP="00FA794E">
      <w:pPr>
        <w:jc w:val="both"/>
      </w:pPr>
      <w:r>
        <w:t xml:space="preserve">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w:t>
      </w:r>
      <w:r w:rsidR="006A4201">
        <w:t>rendimiento</w:t>
      </w:r>
      <w:r>
        <w:t>, pero permite su aplicación a otras áreas como el sombreado y modelos de iluminación más complejos y realistas que incluyen propiedades de los materiales como la reflexión, la absorción o la emisión de luz, iluminación especular, etc.</w:t>
      </w:r>
    </w:p>
    <w:p w:rsidR="00FA794E" w:rsidRDefault="00FA794E" w:rsidP="00FA794E">
      <w:pPr>
        <w:jc w:val="center"/>
      </w:pPr>
      <w:r>
        <w:rPr>
          <w:noProof/>
          <w:lang w:eastAsia="es-ES"/>
        </w:rPr>
        <w:drawing>
          <wp:inline distT="0" distB="0" distL="0" distR="0">
            <wp:extent cx="3370138" cy="2272747"/>
            <wp:effectExtent l="190500" t="152400" r="173162" b="12755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A794E" w:rsidRDefault="00FA794E" w:rsidP="00FA794E">
      <w:r>
        <w:br w:type="page"/>
      </w:r>
    </w:p>
    <w:p w:rsidR="00FA794E" w:rsidRDefault="00FA794E" w:rsidP="00FA794E">
      <w:pPr>
        <w:jc w:val="both"/>
      </w:pPr>
      <w:r>
        <w:lastRenderedPageBreak/>
        <w:t>El método del z-buffer es el más utilizado y el que nos atañe, pues se usa en las aplicaciones de renderizado en tiempo real dada su velocidad. Se basa en almacenar la profundidad (z)</w:t>
      </w:r>
      <w:r w:rsidR="00237689">
        <w:t> de</w:t>
      </w:r>
      <w:r>
        <w:t xml:space="preserv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FA794E" w:rsidRDefault="00FA794E" w:rsidP="00FA794E">
      <w:pPr>
        <w:jc w:val="center"/>
        <w:rPr>
          <w:rStyle w:val="PiedefotoCar"/>
        </w:rPr>
      </w:pPr>
      <w:r>
        <w:rPr>
          <w:noProof/>
          <w:lang w:eastAsia="es-ES"/>
        </w:rPr>
        <w:drawing>
          <wp:inline distT="0" distB="0" distL="0" distR="0">
            <wp:extent cx="2822761" cy="2246227"/>
            <wp:effectExtent l="190500" t="152400" r="168089" b="13502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FA794E" w:rsidRPr="006011ED" w:rsidRDefault="00FA794E" w:rsidP="00FA794E">
      <w:pPr>
        <w:jc w:val="center"/>
        <w:rPr>
          <w:rStyle w:val="PiedefotoCar"/>
        </w:rPr>
      </w:pPr>
      <w:r w:rsidRPr="006011ED">
        <w:rPr>
          <w:rStyle w:val="PiedefotoCar"/>
        </w:rPr>
        <w:t>El método del z-buffer</w:t>
      </w:r>
    </w:p>
    <w:p w:rsidR="00FA794E" w:rsidRDefault="00FA794E" w:rsidP="00FA794E">
      <w:pPr>
        <w:pStyle w:val="Ttulo5"/>
      </w:pPr>
      <w:r>
        <w:t>Shading y materiales</w:t>
      </w:r>
    </w:p>
    <w:p w:rsidR="00FA794E" w:rsidRDefault="00FA794E" w:rsidP="00FA794E">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t xml:space="preserve">a cada cual más complejo, propuestos en las diferentes publicaciones de cada autor. Todos ellos tratan de resolver con distintas prioridades la llamada </w:t>
      </w:r>
      <w:commentRangeStart w:id="79"/>
      <w:commentRangeStart w:id="80"/>
      <w:r w:rsidR="000959ED">
        <w:fldChar w:fldCharType="begin"/>
      </w:r>
      <w:r>
        <w:instrText>HYPERLINK "http://en.wikipedia.org/wiki/Rendering_equation"</w:instrText>
      </w:r>
      <w:r w:rsidR="000959ED">
        <w:fldChar w:fldCharType="separate"/>
      </w:r>
      <w:r>
        <w:rPr>
          <w:rStyle w:val="Hipervnculo"/>
        </w:rPr>
        <w:t>Ecuación del Renderizado</w:t>
      </w:r>
      <w:r w:rsidR="000959ED">
        <w:fldChar w:fldCharType="end"/>
      </w:r>
      <w:commentRangeEnd w:id="79"/>
      <w:commentRangeEnd w:id="80"/>
      <w:r w:rsidR="006A4201">
        <w:rPr>
          <w:rStyle w:val="Refdecomentario"/>
        </w:rPr>
        <w:commentReference w:id="80"/>
      </w:r>
      <w:r>
        <w:rPr>
          <w:rStyle w:val="Refdecomentario"/>
        </w:rPr>
        <w:commentReference w:id="79"/>
      </w:r>
      <w:r>
        <w:t xml:space="preserve">. </w:t>
      </w:r>
      <w:r w:rsidRPr="00E34501">
        <w:t>Describen como se refleja la luz en el objeto en el que incide, dependiendo de la</w:t>
      </w:r>
      <w:r>
        <w:t>s</w:t>
      </w:r>
      <w:r w:rsidRPr="00E34501">
        <w:t xml:space="preserve"> orientacion</w:t>
      </w:r>
      <w:r>
        <w:t>es</w:t>
      </w:r>
      <w:r w:rsidRPr="00E34501">
        <w:t xml:space="preserve"> relativa</w:t>
      </w:r>
      <w:r>
        <w:t>s</w:t>
      </w:r>
      <w:r w:rsidRPr="00E34501">
        <w:t xml:space="preserve"> de la superficie</w:t>
      </w:r>
      <w:r>
        <w:t>, el origen de la luz y el punto de vista:</w:t>
      </w:r>
    </w:p>
    <w:p w:rsidR="00FA794E" w:rsidRDefault="00FA794E" w:rsidP="00FA794E">
      <w:pPr>
        <w:pStyle w:val="Piedefoto"/>
      </w:pPr>
      <w:r>
        <w:rPr>
          <w:noProof/>
          <w:lang w:eastAsia="es-ES"/>
        </w:rPr>
        <w:drawing>
          <wp:inline distT="0" distB="0" distL="0" distR="0">
            <wp:extent cx="1966291" cy="1932149"/>
            <wp:effectExtent l="190500" t="152400" r="167309" b="125251"/>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Modelo de iluminación simple: la iluminación/intensidad del color del pixel dependerá tanto del ángulo de incidencia de la luz en el objeto como el ángulo de visión desde el que se observa.</w:t>
      </w:r>
    </w:p>
    <w:p w:rsidR="00FA794E" w:rsidRDefault="00FA794E" w:rsidP="00FA794E">
      <w:pPr>
        <w:pStyle w:val="Ttulo5"/>
      </w:pPr>
      <w:r>
        <w:lastRenderedPageBreak/>
        <w:t>UVs y texturas</w:t>
      </w:r>
    </w:p>
    <w:p w:rsidR="00FA794E" w:rsidRDefault="00FA794E" w:rsidP="00FA794E">
      <w:r>
        <w:t xml:space="preserve">Para dar aun mayor realismo existe la posibilidad de utilizar texturas en cada uno de estos polígonos del objeto. A cada una de ellos se le hace corresponder una sección de dicha textura, una imagen 2D dicha textura, y mediante cálculos se distorsiona para cuadrar con la perspectiva usada. Este "mapa" de vértices relacionados con la </w:t>
      </w:r>
      <w:r w:rsidRPr="00F20F17">
        <w:t>textura</w:t>
      </w:r>
      <w:r>
        <w:t xml:space="preserve"> se denomina UV, y su nombre proviene de las letras U y V que hacen referencia a las coordenadas del plano que forma la textura -coordenadas normalizadas, en un intervalo de 0 a 1- en "homenaje" a las </w:t>
      </w:r>
      <w:r w:rsidR="00237689">
        <w:t>letras “</w:t>
      </w:r>
      <w:r>
        <w:t>X", "Y" y "Z" que hacen referencia a las coordenadas de los vértices en el espacio 3D.</w:t>
      </w:r>
    </w:p>
    <w:p w:rsidR="00FA794E" w:rsidRDefault="00FA794E" w:rsidP="00FA794E">
      <w:pPr>
        <w:pStyle w:val="Piedefoto"/>
      </w:pPr>
      <w:r>
        <w:rPr>
          <w:noProof/>
          <w:lang w:eastAsia="es-ES"/>
        </w:rPr>
        <w:drawing>
          <wp:inline distT="0" distB="0" distL="0" distR="0">
            <wp:extent cx="3419889" cy="2579718"/>
            <wp:effectExtent l="190500" t="152400" r="180561" b="125382"/>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FA794E" w:rsidRPr="00841C80" w:rsidRDefault="00FA794E" w:rsidP="00FA794E">
      <w:pPr>
        <w:pStyle w:val="Piedefoto"/>
      </w:pPr>
      <w:proofErr w:type="spellStart"/>
      <w:r>
        <w:t>UVs</w:t>
      </w:r>
      <w:proofErr w:type="spellEnd"/>
      <w:r>
        <w:t xml:space="preserve"> del modelo de una tortuga. Cada cara queda mapeada a unas coordenadas de la textura, que se rasteriza en el espacio 3D teniendo en cuenta todas las propiedades anteriormente descritas de iluminación y sombreado, oclusiones, etc.</w:t>
      </w:r>
    </w:p>
    <w:p w:rsidR="00FA794E" w:rsidRPr="00D5624A" w:rsidRDefault="00FA794E" w:rsidP="00FA794E">
      <w:pPr>
        <w:pStyle w:val="Ttulo5"/>
      </w:pPr>
      <w:r w:rsidRPr="00D5624A">
        <w:t>Luces y sombras</w:t>
      </w:r>
    </w:p>
    <w:p w:rsidR="00FA794E" w:rsidRDefault="00FA794E" w:rsidP="00FA794E">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FA794E" w:rsidRDefault="00237689" w:rsidP="00FA794E">
      <w:pPr>
        <w:jc w:val="both"/>
      </w:pPr>
      <w:r w:rsidRPr="00DB15D0">
        <w:t>El Ray</w:t>
      </w:r>
      <w:proofErr w:type="spellStart"/>
      <w:r w:rsidR="00FA794E" w:rsidRPr="00DB15D0">
        <w:t>-tracing</w:t>
      </w:r>
      <w:proofErr w:type="spellEnd"/>
      <w:r w:rsidR="00FA794E" w:rsidRPr="00DB15D0">
        <w:t xml:space="preserve">, por ejemplo, puede manejar </w:t>
      </w:r>
      <w:r w:rsidR="003D3880" w:rsidRPr="00DB15D0">
        <w:t>estas características</w:t>
      </w:r>
      <w:r w:rsidR="00FA794E" w:rsidRPr="00DB15D0">
        <w:t xml:space="preserve"> de las sombras,</w:t>
      </w:r>
      <w:r w:rsidR="00FA794E">
        <w:t xml:space="preserve"> pero </w:t>
      </w:r>
      <w:r w:rsidR="00DB15D0">
        <w:t>requiere</w:t>
      </w:r>
      <w:r w:rsidR="00581D3A" w:rsidRPr="00DB15D0">
        <w:t xml:space="preserve"> </w:t>
      </w:r>
      <w:r w:rsidR="00DB15D0">
        <w:t>un</w:t>
      </w:r>
      <w:r w:rsidR="00FA794E">
        <w:t xml:space="preserve"> cálculo de sombra por cada pixel y cada fuente de </w:t>
      </w:r>
      <w:r>
        <w:t>luz. El</w:t>
      </w:r>
      <w:r w:rsidR="00FA794E">
        <w:t xml:space="preserve"> método consiste en lanzar un rayo desde el punto visible o iluminado hacia la fuente de luz, y comprobar si interseca con algún otro objeto. </w:t>
      </w:r>
      <w:r w:rsidR="002C5D18">
        <w:t>De</w:t>
      </w:r>
      <w:r w:rsidR="00FA794E">
        <w:t xml:space="preserve"> hacerlo, se puede concluir que el pixel desde el que se lanzo el rayo esta bajo una sombra.</w:t>
      </w:r>
    </w:p>
    <w:p w:rsidR="00FA794E" w:rsidRDefault="00FA794E" w:rsidP="00FA794E">
      <w:pPr>
        <w:jc w:val="center"/>
      </w:pPr>
      <w:r>
        <w:rPr>
          <w:noProof/>
          <w:lang w:eastAsia="es-ES"/>
        </w:rPr>
        <w:lastRenderedPageBreak/>
        <w:drawing>
          <wp:inline distT="0" distB="0" distL="0" distR="0">
            <wp:extent cx="2313305" cy="2554356"/>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Calculo de sombras mediante </w:t>
      </w:r>
      <w:proofErr w:type="spellStart"/>
      <w:r>
        <w:t>Ray-tracing</w:t>
      </w:r>
      <w:proofErr w:type="spellEnd"/>
      <w:r>
        <w:t>.</w:t>
      </w:r>
      <w:r w:rsidR="00DB15D0" w:rsidRPr="00DB15D0">
        <w:t xml:space="preserve"> </w:t>
      </w:r>
      <w:r w:rsidR="00DB15D0">
        <w:t xml:space="preserve"> </w:t>
      </w:r>
      <w:r w:rsidR="002C5D18">
        <w:t>La</w:t>
      </w:r>
      <w:r>
        <w:t xml:space="preserve"> zona oscura esta en sombra ya que el objeto superior se encuentra en el camino del rayo lanzado desde cada pixel a la fuente de luz. </w:t>
      </w:r>
    </w:p>
    <w:p w:rsidR="00FA794E" w:rsidRDefault="00FA794E" w:rsidP="00FA794E">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sí mismo para otros objetos, o fuentes de iluminación ambiente, dispersión de la luz en la atmosfera, etc. pero su alto coste computacional los limita de momento a aplicaciones de diseño 3D y no para aplicaciones más enfocadas al tiempo real como es un juego.</w:t>
      </w:r>
    </w:p>
    <w:p w:rsidR="00FA794E" w:rsidRDefault="00FA794E" w:rsidP="00FA794E">
      <w:pPr>
        <w:pStyle w:val="Ttulo3"/>
      </w:pPr>
      <w:bookmarkStart w:id="81" w:name="_Toc334658916"/>
      <w:bookmarkStart w:id="82" w:name="_Toc334728622"/>
      <w:r>
        <w:t>Construyendo un modelo 3D</w:t>
      </w:r>
      <w:bookmarkEnd w:id="81"/>
      <w:bookmarkEnd w:id="82"/>
    </w:p>
    <w:p w:rsidR="00FA794E" w:rsidRDefault="00FA794E" w:rsidP="00FA794E">
      <w:r>
        <w:t xml:space="preserve">Software: Blender: descripción, porque Blender? ventajas frente a otras alternativas, </w:t>
      </w:r>
    </w:p>
    <w:p w:rsidR="00FA794E" w:rsidRDefault="003A3FF0" w:rsidP="00FA794E">
      <w:r>
        <w:t>Método</w:t>
      </w:r>
      <w:r w:rsidR="00FA794E">
        <w:t xml:space="preserve">: Box </w:t>
      </w:r>
      <w:proofErr w:type="spellStart"/>
      <w:r w:rsidR="00FA794E">
        <w:t>Modeling</w:t>
      </w:r>
      <w:proofErr w:type="spellEnd"/>
    </w:p>
    <w:p w:rsidR="00FA794E" w:rsidRPr="00292AAE" w:rsidRDefault="003A3FF0" w:rsidP="00FA794E">
      <w:r>
        <w:t>Texturas</w:t>
      </w:r>
      <w:r w:rsidR="00FA794E">
        <w:t>: mapeado</w:t>
      </w:r>
    </w:p>
    <w:p w:rsidR="00FA794E" w:rsidRPr="00292AAE" w:rsidRDefault="00FA794E" w:rsidP="00FA794E">
      <w:pPr>
        <w:pStyle w:val="Ttulo3"/>
      </w:pPr>
      <w:bookmarkStart w:id="83" w:name="_Toc334658917"/>
      <w:bookmarkStart w:id="84" w:name="_Toc334728623"/>
      <w:proofErr w:type="spellStart"/>
      <w:r w:rsidRPr="00292AAE">
        <w:t>Shaders</w:t>
      </w:r>
      <w:bookmarkEnd w:id="83"/>
      <w:bookmarkEnd w:id="84"/>
      <w:proofErr w:type="spellEnd"/>
    </w:p>
    <w:p w:rsidR="00FA794E" w:rsidRDefault="00FA794E" w:rsidP="00FA794E">
      <w:pPr>
        <w:jc w:val="both"/>
      </w:pPr>
      <w:r>
        <w:t xml:space="preserve">Los shaders, las etapas: surf, </w:t>
      </w:r>
      <w:proofErr w:type="spellStart"/>
      <w:r>
        <w:t>vertex</w:t>
      </w:r>
      <w:proofErr w:type="spellEnd"/>
      <w:r>
        <w:t xml:space="preserve">, </w:t>
      </w:r>
      <w:proofErr w:type="spellStart"/>
      <w:r>
        <w:t>lighting</w:t>
      </w:r>
      <w:proofErr w:type="spellEnd"/>
      <w:r>
        <w:t xml:space="preserve">, </w:t>
      </w:r>
      <w:commentRangeStart w:id="85"/>
      <w:r>
        <w:t>Volviendo a Unity, trabaja con Materiales. Los materiales tienen shaders. Se tocan en el inspector</w:t>
      </w:r>
      <w:r w:rsidR="00AF4191">
        <w:t xml:space="preserve"> </w:t>
      </w:r>
      <w:proofErr w:type="spellStart"/>
      <w:r w:rsidR="00AF4191">
        <w:t>blabla</w:t>
      </w:r>
      <w:proofErr w:type="spellEnd"/>
      <w:r w:rsidR="00AF4191">
        <w:t xml:space="preserve"> </w:t>
      </w:r>
      <w:proofErr w:type="spellStart"/>
      <w:r w:rsidR="00AF4191">
        <w:t>Shaders</w:t>
      </w:r>
      <w:proofErr w:type="spellEnd"/>
      <w:r w:rsidR="00AF4191">
        <w:t xml:space="preserve"> del proyecto, herramientas, </w:t>
      </w:r>
      <w:r w:rsidR="003A3FF0">
        <w:t>construcción</w:t>
      </w:r>
      <w:r w:rsidR="00AF4191">
        <w:t xml:space="preserve"> y "materias primas" (</w:t>
      </w:r>
      <w:proofErr w:type="spellStart"/>
      <w:r w:rsidR="00AF4191">
        <w:t>shaders</w:t>
      </w:r>
      <w:proofErr w:type="spellEnd"/>
      <w:r w:rsidR="00AF4191">
        <w:t xml:space="preserve"> </w:t>
      </w:r>
      <w:r w:rsidR="003A3FF0">
        <w:t>estéticos</w:t>
      </w:r>
      <w:r w:rsidR="00AF4191">
        <w:t xml:space="preserve"> e informativos), </w:t>
      </w:r>
      <w:r w:rsidR="003A3FF0">
        <w:t>relación</w:t>
      </w:r>
      <w:r w:rsidR="00AF4191">
        <w:t xml:space="preserve"> de </w:t>
      </w:r>
      <w:proofErr w:type="spellStart"/>
      <w:r w:rsidR="00AF4191">
        <w:t>shaders</w:t>
      </w:r>
      <w:proofErr w:type="spellEnd"/>
      <w:r w:rsidR="00AF4191">
        <w:t xml:space="preserve"> con </w:t>
      </w:r>
      <w:proofErr w:type="spellStart"/>
      <w:r w:rsidR="00AF4191">
        <w:t>GameObjects</w:t>
      </w:r>
      <w:proofErr w:type="spellEnd"/>
      <w:r w:rsidR="00AF4191">
        <w:t>, (y hablar de filtros</w:t>
      </w:r>
      <w:proofErr w:type="gramStart"/>
      <w:r w:rsidR="00AF4191">
        <w:t>),</w:t>
      </w:r>
      <w:commentRangeEnd w:id="85"/>
      <w:r w:rsidR="00911E5B">
        <w:rPr>
          <w:rStyle w:val="Refdecomentario"/>
        </w:rPr>
        <w:commentReference w:id="85"/>
      </w:r>
      <w:r>
        <w:t>.</w:t>
      </w:r>
      <w:proofErr w:type="gramEnd"/>
      <w:r>
        <w:t xml:space="preserve"> </w:t>
      </w:r>
      <w:proofErr w:type="spellStart"/>
      <w:r>
        <w:t>Strumpy</w:t>
      </w:r>
      <w:proofErr w:type="spellEnd"/>
      <w:r>
        <w:t xml:space="preserve"> </w:t>
      </w:r>
      <w:proofErr w:type="spellStart"/>
      <w:r>
        <w:t>shader</w:t>
      </w:r>
      <w:proofErr w:type="spellEnd"/>
      <w:r>
        <w:t xml:space="preserve"> editor, Algunos diagramas, construcción)</w:t>
      </w:r>
    </w:p>
    <w:p w:rsidR="00FA794E" w:rsidRDefault="00FA794E" w:rsidP="00FA794E">
      <w:pPr>
        <w:pStyle w:val="Ttulo4"/>
      </w:pPr>
      <w:r>
        <w:t>Shaders del proyecto</w:t>
      </w:r>
    </w:p>
    <w:p w:rsidR="00FA794E" w:rsidRDefault="00FA794E" w:rsidP="00FA794E">
      <w:pPr>
        <w:pStyle w:val="Ttulo5"/>
      </w:pPr>
      <w:r>
        <w:t>Escena inicial</w:t>
      </w:r>
    </w:p>
    <w:p w:rsidR="00FA794E" w:rsidRDefault="00FA794E" w:rsidP="00FA794E">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iluminación,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cada una de ellas, creando un efecto de animación. El truco está en que una se mueve más lentamente que la 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 para recrear la perspectiva.</w:t>
      </w:r>
    </w:p>
    <w:p w:rsidR="00FA794E" w:rsidRDefault="00FA794E" w:rsidP="00FA794E">
      <w:pPr>
        <w:jc w:val="right"/>
      </w:pPr>
      <w:r>
        <w:rPr>
          <w:noProof/>
          <w:lang w:eastAsia="es-ES"/>
        </w:rPr>
        <w:drawing>
          <wp:inline distT="0" distB="0" distL="0" distR="0">
            <wp:extent cx="5400040" cy="1212588"/>
            <wp:effectExtent l="19050" t="0" r="0" b="0"/>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Capturas estáticas de distintas combinaciones de texturas y valores en el shader animado de la escena inicial. </w:t>
      </w:r>
    </w:p>
    <w:p w:rsidR="00FA794E" w:rsidRDefault="00FA794E" w:rsidP="00FA794E">
      <w:pPr>
        <w:jc w:val="both"/>
      </w:pPr>
      <w:r>
        <w:t>El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 para que, como mejora, cada vez que se inicie el juego diera la sensación de que la nave va viajando por otra región del espacio completamente diferente.</w:t>
      </w:r>
    </w:p>
    <w:p w:rsidR="00FA794E" w:rsidRDefault="00FA794E" w:rsidP="00FA794E">
      <w:pPr>
        <w:jc w:val="both"/>
      </w:pPr>
      <w:r>
        <w:t xml:space="preserve">Hay dos shaders más en la escena principal, y aparecen a la hora de buscar un planeta a </w:t>
      </w:r>
      <w:r w:rsidR="003A3FF0">
        <w:t>"</w:t>
      </w:r>
      <w:proofErr w:type="spellStart"/>
      <w:r>
        <w:t>terraformar</w:t>
      </w:r>
      <w:proofErr w:type="spellEnd"/>
      <w:r w:rsidR="003A3FF0">
        <w:t>"</w:t>
      </w:r>
      <w:r w:rsidR="00237689">
        <w:t>.</w:t>
      </w:r>
      <w:r>
        <w:t xml:space="preserve"> Su carácter es informativo y esquemático y no son muy elaborados. El shader de la roca toma la textura de relieve y </w:t>
      </w:r>
      <w:proofErr w:type="spellStart"/>
      <w:r>
        <w:t>extruye</w:t>
      </w:r>
      <w:proofErr w:type="spellEnd"/>
      <w:r>
        <w:t xml:space="preserv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La rampa de color interpola el valor de color de un pixel con el valor de color correspondiente en la textura proporcionada como rampa. De esta forma se obtienen imágenes como las siguientes: </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I</w:t>
      </w:r>
      <w:commentRangeStart w:id="86"/>
      <w:r>
        <w:t>magen en escala de grises y con rampa de color aplicada</w:t>
      </w:r>
      <w:commentRangeEnd w:id="86"/>
      <w:r>
        <w:rPr>
          <w:rStyle w:val="Refdecomentario"/>
        </w:rPr>
        <w:commentReference w:id="86"/>
      </w:r>
    </w:p>
    <w:p w:rsidR="00FA794E" w:rsidRDefault="00FA794E" w:rsidP="00FA794E">
      <w:pPr>
        <w:jc w:val="both"/>
      </w:pPr>
      <w:r>
        <w:t xml:space="preserve">El shader del Océano de esta etapa inicial es una simplificación del shader del Océano de la escena principal, del cual obviamos los detalles </w:t>
      </w:r>
      <w:r w:rsidR="003A3FF0">
        <w:t>estéticos</w:t>
      </w:r>
      <w:r>
        <w:t xml:space="preserve"> y nos centramos en la separación de las secciones del océano en función de la altura y los valores del tamaño de las playas y la altura del nivel del mar. Al estar extruido por shader al cambiar el parámetro de nivel del agua en las opciones de creación del planeta los cambios se pueden visualizar en tiempo real, dada la velocidad de cálculo de las GPU en este aspecto.</w:t>
      </w:r>
    </w:p>
    <w:p w:rsidR="00FA794E" w:rsidRDefault="00FA794E" w:rsidP="00FA794E">
      <w:pPr>
        <w:jc w:val="both"/>
      </w:pPr>
    </w:p>
    <w:p w:rsidR="00FA794E" w:rsidRDefault="00FA794E" w:rsidP="00FA794E">
      <w:pPr>
        <w:jc w:val="both"/>
      </w:pPr>
    </w:p>
    <w:p w:rsidR="00CF7C4E" w:rsidRDefault="00CF7C4E" w:rsidP="00FA794E">
      <w:pPr>
        <w:jc w:val="both"/>
      </w:pPr>
    </w:p>
    <w:p w:rsidR="00FA794E" w:rsidRDefault="00FA794E" w:rsidP="00FA794E">
      <w:pPr>
        <w:jc w:val="both"/>
      </w:pPr>
    </w:p>
    <w:p w:rsidR="00FA794E" w:rsidRPr="00ED2A1D" w:rsidRDefault="00FA794E" w:rsidP="00FA794E">
      <w:pPr>
        <w:pStyle w:val="Piedefoto"/>
      </w:pPr>
      <w:commentRangeStart w:id="87"/>
      <w:r>
        <w:lastRenderedPageBreak/>
        <w:t xml:space="preserve">El </w:t>
      </w:r>
      <w:proofErr w:type="spellStart"/>
      <w:r>
        <w:t>shader</w:t>
      </w:r>
      <w:proofErr w:type="spellEnd"/>
      <w:r>
        <w:t xml:space="preserve"> del agua y el shader de la roca en escena inicial, y ambos combinados</w:t>
      </w:r>
      <w:commentRangeEnd w:id="87"/>
      <w:r>
        <w:rPr>
          <w:rStyle w:val="Refdecomentario"/>
        </w:rPr>
        <w:commentReference w:id="87"/>
      </w:r>
    </w:p>
    <w:p w:rsidR="00FA794E" w:rsidRPr="00891255" w:rsidRDefault="00FA794E" w:rsidP="00FA794E">
      <w:pPr>
        <w:pStyle w:val="Ttulo5"/>
      </w:pPr>
      <w:r>
        <w:t>Escena Principal</w:t>
      </w:r>
    </w:p>
    <w:p w:rsidR="00FA794E" w:rsidRDefault="00FA794E" w:rsidP="00FA794E">
      <w:pPr>
        <w:jc w:val="both"/>
      </w:pPr>
      <w:r>
        <w:t xml:space="preserve">En la escena principal nos encontramos con varios elementos. Como componentes </w:t>
      </w:r>
      <w:r w:rsidR="002C5D18">
        <w:t>básicos</w:t>
      </w:r>
      <w:r>
        <w:t xml:space="preserve"> de una escena tenemos una o más fuentes de luz y el </w:t>
      </w:r>
      <w:proofErr w:type="spellStart"/>
      <w:r>
        <w:t>Skybox</w:t>
      </w:r>
      <w:proofErr w:type="spellEnd"/>
      <w:r>
        <w:t>:</w:t>
      </w:r>
    </w:p>
    <w:p w:rsidR="00FA794E" w:rsidRDefault="00FA794E" w:rsidP="00FA794E">
      <w:pPr>
        <w:jc w:val="both"/>
      </w:pPr>
      <w:commentRangeStart w:id="88"/>
      <w:commentRangeStart w:id="89"/>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88"/>
      <w:r w:rsidR="00215C7F">
        <w:rPr>
          <w:rStyle w:val="Refdecomentario"/>
        </w:rPr>
        <w:commentReference w:id="88"/>
      </w:r>
      <w:commentRangeEnd w:id="89"/>
      <w:r w:rsidR="002C5D18">
        <w:rPr>
          <w:rStyle w:val="Refdecomentario"/>
        </w:rPr>
        <w:commentReference w:id="89"/>
      </w:r>
    </w:p>
    <w:p w:rsidR="00FA794E" w:rsidRDefault="00FA794E" w:rsidP="00FA794E">
      <w:pPr>
        <w:jc w:val="both"/>
      </w:pPr>
      <w:commentRangeStart w:id="90"/>
      <w:r>
        <w:t xml:space="preserve">Los </w:t>
      </w:r>
      <w:proofErr w:type="spellStart"/>
      <w:r>
        <w:t>skyboxes</w:t>
      </w:r>
      <w:proofErr w:type="spellEnd"/>
      <w:r>
        <w:t xml:space="preserve"> en Unity, nuestros 4 </w:t>
      </w:r>
      <w:proofErr w:type="spellStart"/>
      <w:r>
        <w:t>skyboxes</w:t>
      </w:r>
      <w:proofErr w:type="spellEnd"/>
      <w:r>
        <w:t xml:space="preserve">, programa de </w:t>
      </w:r>
      <w:r w:rsidR="003A3FF0">
        <w:t>generación</w:t>
      </w:r>
      <w:r>
        <w:t xml:space="preserve"> de </w:t>
      </w:r>
      <w:proofErr w:type="spellStart"/>
      <w:r>
        <w:t>skyboxes</w:t>
      </w:r>
      <w:proofErr w:type="spellEnd"/>
      <w:r>
        <w:t xml:space="preserve"> espaciales,</w:t>
      </w:r>
      <w:commentRangeEnd w:id="90"/>
      <w:r>
        <w:rPr>
          <w:rStyle w:val="Refdecomentario"/>
        </w:rPr>
        <w:commentReference w:id="90"/>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1"/>
      <w:r>
        <w:t xml:space="preserve">Los 4 </w:t>
      </w:r>
      <w:proofErr w:type="spellStart"/>
      <w:r>
        <w:t>skyboxes</w:t>
      </w:r>
      <w:proofErr w:type="spellEnd"/>
      <w:r>
        <w:t xml:space="preserve"> disponibles.</w:t>
      </w:r>
      <w:commentRangeEnd w:id="91"/>
      <w:r>
        <w:rPr>
          <w:rStyle w:val="Refdecomentario"/>
        </w:rPr>
        <w:commentReference w:id="91"/>
      </w:r>
    </w:p>
    <w:p w:rsidR="00FA794E" w:rsidRDefault="00FA794E" w:rsidP="00FA794E">
      <w:pPr>
        <w:pStyle w:val="Ttulo6"/>
      </w:pPr>
      <w:r>
        <w:t xml:space="preserve">El Planeta </w:t>
      </w:r>
    </w:p>
    <w:p w:rsidR="00FA794E" w:rsidRDefault="00FA794E" w:rsidP="00FA794E">
      <w:pPr>
        <w:jc w:val="both"/>
      </w:pPr>
      <w:r>
        <w:t>El planeta es el protagonista de la escena principal del juego y su aspecto grafico ha de reflejar las características estéticas e informativas de forma que hagan su papel de tablero jugable.</w:t>
      </w: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commentRangeStart w:id="92"/>
      <w:r>
        <w:t>El planeta</w:t>
      </w:r>
      <w:commentRangeEnd w:id="92"/>
      <w:r>
        <w:rPr>
          <w:rStyle w:val="Refdecomentario"/>
        </w:rPr>
        <w:commentReference w:id="92"/>
      </w:r>
      <w:r>
        <w:t>.</w:t>
      </w:r>
    </w:p>
    <w:p w:rsidR="00FA794E" w:rsidRDefault="00FA794E" w:rsidP="00FA794E">
      <w:pPr>
        <w:jc w:val="both"/>
      </w:pPr>
      <w:r>
        <w:t xml:space="preserve">El planeta se compone de dos esferas: el GameObject Roca y el GameObject Océano. Ambos objetos son hijos de un contenedor </w:t>
      </w:r>
      <w:commentRangeStart w:id="93"/>
      <w:proofErr w:type="spellStart"/>
      <w:r>
        <w:t>earth-moon</w:t>
      </w:r>
      <w:commentRangeEnd w:id="93"/>
      <w:proofErr w:type="spellEnd"/>
      <w:r>
        <w:rPr>
          <w:rStyle w:val="Refdecomentario"/>
        </w:rPr>
        <w:commentReference w:id="93"/>
      </w:r>
      <w:r>
        <w:t xml:space="preserve"> que hace que compartan ciertas propiedades </w:t>
      </w:r>
      <w:proofErr w:type="gramStart"/>
      <w:r>
        <w:lastRenderedPageBreak/>
        <w:t>como</w:t>
      </w:r>
      <w:proofErr w:type="gramEnd"/>
      <w:r>
        <w:t xml:space="preserve"> la posición, rotación y escala en el espacio 3D además de servir de organización jerárquica.</w:t>
      </w:r>
    </w:p>
    <w:p w:rsidR="00FA794E" w:rsidRDefault="00FA794E" w:rsidP="00FA794E">
      <w:pPr>
        <w:pStyle w:val="Ttulo7"/>
      </w:pPr>
      <w:r>
        <w:t>La Roca</w:t>
      </w:r>
    </w:p>
    <w:p w:rsidR="00FA794E" w:rsidRDefault="00FA794E" w:rsidP="00FA794E">
      <w:pPr>
        <w:jc w:val="both"/>
      </w:pPr>
      <w:r>
        <w:t>El GameObject Roca es básicamente una esfera de 35000 polígonos. Este número viene dado por la limitación de Unity de no permitir Meshes poligonales de más de 65000 vértices. Al parecer este límite viene dado por el motor para que a la hora de construir un juego los usuarios no abusen de meshes poligonales excesivamente detallados que pudieran dar lugar a perdidas de rendimiento. Como veremos más adelante, hay formas de superar estos límites, pero se nos ocurrieron en una etapa tardía del proyecto en la cual había cuestiones más relevantes que atender.</w:t>
      </w:r>
    </w:p>
    <w:p w:rsidR="00FA794E" w:rsidRDefault="00FA794E" w:rsidP="00FA794E">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rsidR="00137FA0">
        <w:t>gameobject</w:t>
      </w:r>
      <w:proofErr w:type="spellEnd"/>
      <w:r w:rsidR="00137FA0">
        <w:t xml:space="preserve"> </w:t>
      </w:r>
      <w:proofErr w:type="spellStart"/>
      <w:r w:rsidR="00137FA0">
        <w:t>renderiza</w:t>
      </w:r>
      <w:proofErr w:type="spellEnd"/>
      <w:r>
        <w:t xml:space="preserve"> a modo de capas cada uno de los materiales de su array de materiales disponibles de forma que materiales superiores ocultan a los inferiores si se da el caso. </w:t>
      </w:r>
      <w:r w:rsidR="008078BB">
        <w:t>Haciendo</w:t>
      </w:r>
      <w:r>
        <w:t xml:space="preserve"> uso de esta característica el GameObject Roca está construido 4 capas:</w:t>
      </w:r>
    </w:p>
    <w:p w:rsidR="00FA794E" w:rsidRPr="00FA794E" w:rsidRDefault="00FA794E" w:rsidP="00FA794E">
      <w:pPr>
        <w:jc w:val="both"/>
      </w:pPr>
      <w:proofErr w:type="spellStart"/>
      <w:r w:rsidRPr="00FA794E">
        <w:t>Shader</w:t>
      </w:r>
      <w:proofErr w:type="spellEnd"/>
      <w:r w:rsidRPr="00FA794E">
        <w:t xml:space="preserve"> de Roca</w:t>
      </w:r>
    </w:p>
    <w:p w:rsidR="00FA794E" w:rsidRPr="002047A7" w:rsidRDefault="00FA794E" w:rsidP="00FA794E">
      <w:pPr>
        <w:jc w:val="both"/>
      </w:pPr>
      <w:proofErr w:type="spellStart"/>
      <w:r w:rsidRPr="002047A7">
        <w:t>Shader</w:t>
      </w:r>
      <w:proofErr w:type="spellEnd"/>
      <w:r w:rsidRPr="002047A7">
        <w:t xml:space="preserve"> de Hábitats</w:t>
      </w:r>
    </w:p>
    <w:p w:rsidR="00FA794E" w:rsidRPr="002047A7" w:rsidRDefault="00FA794E" w:rsidP="00FA794E">
      <w:pPr>
        <w:jc w:val="both"/>
      </w:pPr>
      <w:commentRangeStart w:id="94"/>
      <w:proofErr w:type="spellStart"/>
      <w:r w:rsidRPr="002047A7">
        <w:t>Shader</w:t>
      </w:r>
      <w:proofErr w:type="spellEnd"/>
      <w:r w:rsidRPr="002047A7">
        <w:t xml:space="preserve"> </w:t>
      </w:r>
      <w:r>
        <w:t xml:space="preserve">de </w:t>
      </w:r>
      <w:r w:rsidRPr="002047A7">
        <w:t>Plantas</w:t>
      </w:r>
      <w:commentRangeEnd w:id="94"/>
      <w:r>
        <w:rPr>
          <w:rStyle w:val="Refdecomentario"/>
        </w:rPr>
        <w:commentReference w:id="94"/>
      </w:r>
    </w:p>
    <w:p w:rsidR="00FA794E" w:rsidRPr="002047A7" w:rsidRDefault="00FA794E" w:rsidP="00FA794E">
      <w:pPr>
        <w:jc w:val="both"/>
      </w:pPr>
      <w:proofErr w:type="spellStart"/>
      <w:r w:rsidRPr="002047A7">
        <w:t>Shader</w:t>
      </w:r>
      <w:proofErr w:type="spellEnd"/>
      <w:r w:rsidRPr="002047A7">
        <w:t xml:space="preserve"> de Recursos</w:t>
      </w: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Default="00FA794E" w:rsidP="00FA794E">
      <w:pPr>
        <w:pStyle w:val="Piedefoto"/>
      </w:pPr>
      <w:r>
        <w:t xml:space="preserve">Diagrama de </w:t>
      </w:r>
      <w:r w:rsidR="00BB567A">
        <w:t>construcción</w:t>
      </w:r>
      <w:r>
        <w:t xml:space="preserve"> de Roca.</w:t>
      </w:r>
    </w:p>
    <w:p w:rsidR="00FA794E" w:rsidRDefault="00FA794E" w:rsidP="00FA794E">
      <w:pPr>
        <w:pStyle w:val="Ttulo7"/>
      </w:pPr>
      <w:r>
        <w:t>El Océano</w:t>
      </w:r>
    </w:p>
    <w:p w:rsidR="00FA794E" w:rsidRDefault="00FA794E" w:rsidP="00FA794E">
      <w:pPr>
        <w:jc w:val="both"/>
      </w:pPr>
      <w:r>
        <w:t>El Océano es otra esfera de 35000 polígonos situada en la misma posición que Roca. Podría parecer excesivo y no sería raro pensar que no requiere en principio el mismo nivel de detalle que Roca al no extruirse de forma tan irregular, pero comprobamos que al intersecar entre ellas las líneas de la costa eran más suaves a mayores niveles de detalle, como es lógico.</w:t>
      </w:r>
    </w:p>
    <w:p w:rsidR="00FA794E" w:rsidRDefault="00FA794E" w:rsidP="00FA794E">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w:t>
      </w:r>
      <w:r>
        <w:lastRenderedPageBreak/>
        <w:t xml:space="preserve">forma "plataformas continentales", la línea de playa y la tierra. A cada una de estas secciones codificadas por </w:t>
      </w:r>
      <w:r w:rsidR="00237689">
        <w:t>colores se</w:t>
      </w:r>
      <w:r>
        <w:t xml:space="preserve"> le aplica un efecto particular: Al agua profunda se le aplican dos colores y se interpolan con referencia el mapa de alturas, lo que produce un efecto de profundidad directamente relacionado con la profundidad del planeta. A su vez se anima esta zona con un nodo </w:t>
      </w:r>
      <w:proofErr w:type="spellStart"/>
      <w:r>
        <w:t>UVPan</w:t>
      </w:r>
      <w:proofErr w:type="spellEnd"/>
      <w:r>
        <w:t xml:space="preserve"> para dar la sensación de que esa masa de agua se mueve sutilmente bajo la superficie y crea efectos de refracción de la luz.</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5"/>
      <w:r>
        <w:t>Detalle de aguas profundas, costa y playas. .</w:t>
      </w:r>
      <w:commentRangeEnd w:id="95"/>
      <w:r>
        <w:rPr>
          <w:rStyle w:val="Refdecomentario"/>
        </w:rPr>
        <w:commentReference w:id="95"/>
      </w:r>
    </w:p>
    <w:p w:rsidR="00FA794E" w:rsidRDefault="00FA794E" w:rsidP="00FA794E">
      <w:pPr>
        <w:jc w:val="both"/>
      </w:pPr>
      <w:r>
        <w:t>Al agua poco profunda se le aplica otro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 de juego (Time) y aplicándole una función seno (</w:t>
      </w:r>
      <w:proofErr w:type="spellStart"/>
      <w:r w:rsidR="00BB567A">
        <w:t>SinTi</w:t>
      </w:r>
      <w:r w:rsidR="00215C7F">
        <w:t>me</w:t>
      </w:r>
      <w:proofErr w:type="spellEnd"/>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A794E" w:rsidRDefault="000959ED" w:rsidP="00FA794E">
      <w:pPr>
        <w:jc w:val="both"/>
      </w:pPr>
      <w:r>
        <w:rPr>
          <w:noProof/>
          <w:lang w:eastAsia="es-ES"/>
        </w:rPr>
        <w:pict>
          <v:shape id="_x0000_s1026" style="position:absolute;left:0;text-align:left;margin-left:12.95pt;margin-top:13.35pt;width:367.8pt;height:118.2pt;z-index:25165824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A794E" w:rsidRDefault="00FA794E" w:rsidP="00FA794E">
      <w:pPr>
        <w:jc w:val="both"/>
      </w:pPr>
    </w:p>
    <w:p w:rsidR="00FA794E" w:rsidRDefault="00FA794E" w:rsidP="00FA794E">
      <w:pPr>
        <w:jc w:val="both"/>
      </w:pPr>
    </w:p>
    <w:p w:rsidR="00FA794E" w:rsidRDefault="000959ED" w:rsidP="00FA794E">
      <w:pPr>
        <w:jc w:val="both"/>
      </w:pPr>
      <w:r>
        <w:rPr>
          <w:noProof/>
          <w:lang w:eastAsia="es-ES"/>
        </w:rPr>
        <w:pict>
          <v:shape id="_x0000_s1027" style="position:absolute;left:0;text-align:left;margin-left:2553.95pt;margin-top:3478.55pt;width:0;height:0;z-index:251659264" coordorigin="14797,23155" coordsize="1,1" path="m14797,23155r,e"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shape>
        </w:pic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 xml:space="preserve">Diagrama de </w:t>
      </w:r>
      <w:r w:rsidR="00BB567A">
        <w:t>construcción</w:t>
      </w:r>
      <w:r>
        <w:t xml:space="preserve"> de Océano.</w:t>
      </w:r>
    </w:p>
    <w:p w:rsidR="00FA794E" w:rsidRDefault="00FA794E" w:rsidP="00FA794E">
      <w:pPr>
        <w:pStyle w:val="Piedefoto"/>
      </w:pPr>
      <w:commentRangeStart w:id="96"/>
      <w:r>
        <w:t>Diagrama final de la construcción del planeta con todos los elementos utilizados para su creación.</w:t>
      </w:r>
      <w:commentRangeEnd w:id="96"/>
      <w:r>
        <w:rPr>
          <w:rStyle w:val="Refdecomentario"/>
        </w:rPr>
        <w:commentReference w:id="96"/>
      </w:r>
    </w:p>
    <w:p w:rsidR="00FA794E" w:rsidRDefault="00FA794E" w:rsidP="00FA794E">
      <w:pPr>
        <w:pStyle w:val="Ttulo6"/>
      </w:pPr>
      <w:r>
        <w:t>Filtros</w:t>
      </w:r>
    </w:p>
    <w:p w:rsidR="00FA794E" w:rsidRDefault="00FA794E" w:rsidP="00FA794E">
      <w:pPr>
        <w:jc w:val="both"/>
      </w:pPr>
      <w:r>
        <w:t xml:space="preserve">Las piezas de la nave, los animales, las plantas, y los edificios tienen todos un </w:t>
      </w:r>
      <w:proofErr w:type="spellStart"/>
      <w:r>
        <w:t>shader</w:t>
      </w:r>
      <w:proofErr w:type="spellEnd"/>
      <w:r>
        <w:t xml:space="preserve"> parecido. La base para todos estos es una textura base que da color a los objetos, y una textura para añadir efectos de iluminación en la propiedad </w:t>
      </w:r>
      <w:proofErr w:type="spellStart"/>
      <w:r>
        <w:t>Emit</w:t>
      </w:r>
      <w:proofErr w:type="spellEnd"/>
      <w:r>
        <w:t xml:space="preserve">. Por otra parte, para permitir que el usuario destacara los animales o plantas que le interesara encontrar con mayor facilidad mediante filtros, este </w:t>
      </w:r>
      <w:proofErr w:type="spellStart"/>
      <w:r>
        <w:t>shader</w:t>
      </w:r>
      <w:proofErr w:type="spellEnd"/>
      <w:r>
        <w:t xml:space="preserve"> tiene una propiedad numérica </w:t>
      </w:r>
      <w:proofErr w:type="spellStart"/>
      <w:r>
        <w:t>float</w:t>
      </w:r>
      <w:proofErr w:type="spellEnd"/>
      <w:r>
        <w:t xml:space="preserve"> que funciona a modo de </w:t>
      </w:r>
      <w:r>
        <w:lastRenderedPageBreak/>
        <w:t xml:space="preserve">"interruptor", y un color a modo de tinte. Si el interruptor esta encendido, la textura se sustituye por el color del tinte, y se ilumina el objeto con este color, para visualizar el objeto elegido aun en ausencia de luz. Esta mecánica se basa en una simple o-exclusiva: </w:t>
      </w:r>
    </w:p>
    <w:p w:rsidR="00FA794E" w:rsidRDefault="00FA794E" w:rsidP="00FA794E">
      <w:pPr>
        <w:jc w:val="both"/>
      </w:pPr>
    </w:p>
    <w:p w:rsidR="00CF7C4E" w:rsidRDefault="00CF7C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7"/>
      <w:r>
        <w:t xml:space="preserve">Difuso, Emisión = </w:t>
      </w:r>
      <w:proofErr w:type="spellStart"/>
      <w:r>
        <w:t>FiltroOn</w:t>
      </w:r>
      <w:proofErr w:type="spellEnd"/>
      <w:r>
        <w:t xml:space="preserve"> * Tinte + </w:t>
      </w:r>
      <w:proofErr w:type="spellStart"/>
      <w:r>
        <w:t>FiltroOff</w:t>
      </w:r>
      <w:proofErr w:type="spellEnd"/>
      <w:r>
        <w:t xml:space="preserve"> * Textura</w:t>
      </w:r>
      <w:commentRangeEnd w:id="97"/>
      <w:r>
        <w:rPr>
          <w:rStyle w:val="Refdecomentario"/>
        </w:rPr>
        <w:commentReference w:id="97"/>
      </w:r>
    </w:p>
    <w:p w:rsidR="00FA794E" w:rsidRDefault="00FA794E" w:rsidP="00FA794E">
      <w:pPr>
        <w:jc w:val="both"/>
      </w:pPr>
      <w:r>
        <w:t xml:space="preserve">Para modelar las plantas fue suficiente con este </w:t>
      </w:r>
      <w:proofErr w:type="spellStart"/>
      <w:r>
        <w:t>shader</w:t>
      </w:r>
      <w:proofErr w:type="spellEnd"/>
      <w:r>
        <w:t xml:space="preserve">. Los animales tienen, aparte de lo mencionado, una animación por </w:t>
      </w:r>
      <w:proofErr w:type="spellStart"/>
      <w:r>
        <w:t>shader</w:t>
      </w:r>
      <w:proofErr w:type="spellEnd"/>
      <w:r>
        <w:t xml:space="preserve"> en la sección </w:t>
      </w:r>
      <w:proofErr w:type="spellStart"/>
      <w:r>
        <w:t>vertex</w:t>
      </w:r>
      <w:proofErr w:type="spellEnd"/>
      <w:r>
        <w:t xml:space="preserve">, que oscila -con </w:t>
      </w:r>
      <w:proofErr w:type="spellStart"/>
      <w:r>
        <w:t>SinTime</w:t>
      </w:r>
      <w:proofErr w:type="spellEnd"/>
      <w:r>
        <w:t xml:space="preserve">- modificando la posición en el espacio siguiendo como dirección el vector normal de cada vértice, lo que crea un efecto de respiración. Dos valores </w:t>
      </w:r>
      <w:proofErr w:type="spellStart"/>
      <w:r>
        <w:t>float</w:t>
      </w:r>
      <w:proofErr w:type="spellEnd"/>
      <w:r>
        <w:t xml:space="preserve"> controlan esta animación: la frecuencia de la "respiración", que afecta a la multiplicación del nodo Time antes de de entrar en la función seno y la "corpulencia" que no es más que el intervalo en el que oscilan los vértices dentro de la normal, y da la sensación de que el animal toma más o menos aire al respirar. Con esta sencilla animación podemos por ejemplo recrear un conejo que respira a gran velocidad pero bocanadas cortas, o un oso que respira lentamente pero aspira y expulsa gran cantidad de aire con cada bocanada.</w:t>
      </w:r>
    </w:p>
    <w:p w:rsidR="00FA794E" w:rsidRDefault="00FA794E" w:rsidP="00FA794E">
      <w:pPr>
        <w:jc w:val="both"/>
      </w:pPr>
      <w:r>
        <w:t xml:space="preserve">Los edificios parten del </w:t>
      </w:r>
      <w:proofErr w:type="spellStart"/>
      <w:r>
        <w:t>shader</w:t>
      </w:r>
      <w:proofErr w:type="spellEnd"/>
      <w:r>
        <w:t xml:space="preserve"> de las plantas, aunque en un principio iban a ser filtrados del mismo modo, al haber pocos y ser bastante distintivos en su estética se descarto la necesidad. Aún así el </w:t>
      </w:r>
      <w:proofErr w:type="spellStart"/>
      <w:r>
        <w:t>shader</w:t>
      </w:r>
      <w:proofErr w:type="spellEnd"/>
      <w:r>
        <w:t xml:space="preserve"> actual de los edificios permite esta posibilidad y podría ser implementada en un futuro si se añadiesen </w:t>
      </w:r>
      <w:proofErr w:type="gramStart"/>
      <w:r>
        <w:t>mas</w:t>
      </w:r>
      <w:proofErr w:type="gramEnd"/>
      <w:r>
        <w:t xml:space="preserve"> edificios o interesara filtrarlos. Como añadido este </w:t>
      </w:r>
      <w:proofErr w:type="spellStart"/>
      <w:r>
        <w:t>shader</w:t>
      </w:r>
      <w:proofErr w:type="spellEnd"/>
      <w:r>
        <w:t xml:space="preserve"> tiene un hueco para texturas de </w:t>
      </w:r>
      <w:proofErr w:type="spellStart"/>
      <w:r>
        <w:t>NormalMap</w:t>
      </w:r>
      <w:proofErr w:type="spellEnd"/>
      <w:r>
        <w:t xml:space="preserve"> para añadir relieve a estos objetos. Así mismo, la textura de iluminación anima su valor de </w:t>
      </w:r>
      <w:proofErr w:type="spellStart"/>
      <w:r>
        <w:t>Emit</w:t>
      </w:r>
      <w:proofErr w:type="spellEnd"/>
      <w:r>
        <w:t xml:space="preserve"> para dar la sensación de un parpadeo en las luces, a velocidad configurable.</w:t>
      </w:r>
    </w:p>
    <w:p w:rsidR="00FA794E" w:rsidRDefault="00FA794E" w:rsidP="00FA794E">
      <w:pPr>
        <w:jc w:val="both"/>
      </w:pPr>
      <w:r>
        <w:t xml:space="preserve">Las piezas de la nave tienen las mismas características que un edificio pero carecen de la opción de ser filtradas, ya que cada pieza iba a ser única y no hay necesidad de hacerlo. Añaden además una segunda textura de iluminación, que se combina con la inicial en el nodo </w:t>
      </w:r>
      <w:proofErr w:type="spellStart"/>
      <w:r>
        <w:t>Emit</w:t>
      </w:r>
      <w:proofErr w:type="spellEnd"/>
      <w:r>
        <w:t>. Esta segunda textura se creó pensando en la animación de la nave de parpadeo de luces, de la cual hablaremos más adelante.</w:t>
      </w:r>
    </w:p>
    <w:p w:rsidR="00FA794E" w:rsidRDefault="00FA794E" w:rsidP="00FA794E">
      <w:pPr>
        <w:pStyle w:val="Ttulo6"/>
      </w:pPr>
      <w:r>
        <w:t>Iluminación</w:t>
      </w:r>
    </w:p>
    <w:p w:rsidR="00FA794E" w:rsidRDefault="00FA794E" w:rsidP="00FA794E">
      <w:pPr>
        <w:jc w:val="both"/>
      </w:pPr>
      <w:r>
        <w:t xml:space="preserve">Para mejorar la iluminación general del planeta introdujimos una modificación en la etapa </w:t>
      </w:r>
      <w:proofErr w:type="spellStart"/>
      <w:r>
        <w:t>lighting</w:t>
      </w:r>
      <w:proofErr w:type="spellEnd"/>
      <w:r>
        <w:t xml:space="preserve"> de todos estos </w:t>
      </w:r>
      <w:proofErr w:type="spellStart"/>
      <w:r>
        <w:t>shaders</w:t>
      </w:r>
      <w:proofErr w:type="spellEnd"/>
      <w:r>
        <w:t xml:space="preserve"> añadiendo una textura a modo de rampa de color. Esta textura funciona de forma similar a cuando se usa para colorear una textura en el </w:t>
      </w:r>
      <w:proofErr w:type="spellStart"/>
      <w:r>
        <w:t>shader</w:t>
      </w:r>
      <w:proofErr w:type="spellEnd"/>
      <w:r>
        <w:t xml:space="preserve"> de Roca en la escena inicial, pero en lugar de actuar sobre la textura base actúa sobre el valor de iluminación de cada pixel de los objetos, de forma que si el objeto está completamente iluminado se le aplica un tinte del color más a la derecha de la textura de iluminación, y si está completamente a oscuras se le aplica de la izquierda. Los valores de iluminación medios se interpolan y se </w:t>
      </w:r>
      <w:r>
        <w:lastRenderedPageBreak/>
        <w:t>obtiene el efecto deseado. Es una modificación sencilla que aporta un cambio de atmosfera bastante grande con un coste ínfimo.</w:t>
      </w:r>
    </w:p>
    <w:p w:rsidR="00FA794E" w:rsidRDefault="00FA794E" w:rsidP="00FA794E">
      <w:pPr>
        <w:pStyle w:val="Ttulo4"/>
      </w:pPr>
      <w:commentRangeStart w:id="98"/>
      <w:r>
        <w:t>Mejoras Propuestas</w:t>
      </w:r>
      <w:commentRangeEnd w:id="98"/>
      <w:r>
        <w:rPr>
          <w:rStyle w:val="Refdecomentario"/>
          <w:rFonts w:asciiTheme="minorHAnsi" w:eastAsiaTheme="minorHAnsi" w:hAnsiTheme="minorHAnsi" w:cstheme="minorBidi"/>
          <w:i w:val="0"/>
          <w:iCs w:val="0"/>
          <w:color w:val="auto"/>
        </w:rPr>
        <w:commentReference w:id="98"/>
      </w:r>
    </w:p>
    <w:p w:rsidR="00FA794E" w:rsidRDefault="00FA794E" w:rsidP="00FA794E">
      <w:pPr>
        <w:jc w:val="both"/>
      </w:pPr>
      <w:proofErr w:type="spellStart"/>
      <w:r>
        <w:t>Texture</w:t>
      </w:r>
      <w:proofErr w:type="spellEnd"/>
      <w:r>
        <w:t xml:space="preserve"> </w:t>
      </w:r>
      <w:proofErr w:type="spellStart"/>
      <w:r>
        <w:t>Atlasing</w:t>
      </w:r>
      <w:proofErr w:type="spellEnd"/>
    </w:p>
    <w:p w:rsidR="00FA794E" w:rsidRDefault="00FA794E" w:rsidP="00FA794E">
      <w:pPr>
        <w:jc w:val="both"/>
      </w:pPr>
      <w:r>
        <w:t>No sería muy difícil hacer un efecto de construcción tanto para edificios como para piezas de la nave. Por ejemplo, introduciendo una textura a modo de "ladrillos" de diferentes tonalidades de gris, insertándola en el nodo Clip y animando el valor que controle cuanto de dicha textura se recorta podríamos obtener un efecto de construcción controlando un único valor en una animación.</w:t>
      </w:r>
    </w:p>
    <w:p w:rsidR="00FA794E" w:rsidRDefault="00FA794E" w:rsidP="00FA794E">
      <w:pPr>
        <w:rPr>
          <w:rStyle w:val="Ttulo2Car"/>
          <w:sz w:val="22"/>
        </w:rPr>
      </w:pPr>
      <w:bookmarkStart w:id="99" w:name="_Toc334584264"/>
      <w:bookmarkStart w:id="100" w:name="_Toc334658918"/>
      <w:r>
        <w:rPr>
          <w:rStyle w:val="Ttulo2Car"/>
          <w:b w:val="0"/>
          <w:bCs w:val="0"/>
          <w:sz w:val="22"/>
        </w:rPr>
        <w:br w:type="page"/>
      </w:r>
    </w:p>
    <w:p w:rsidR="00FA794E" w:rsidRPr="00A416FF" w:rsidRDefault="00FA794E" w:rsidP="00FA794E">
      <w:pPr>
        <w:pStyle w:val="Ttulo3"/>
        <w:rPr>
          <w:rStyle w:val="Ttulo2Car"/>
          <w:b/>
          <w:bCs/>
          <w:sz w:val="22"/>
        </w:rPr>
      </w:pPr>
      <w:bookmarkStart w:id="101" w:name="_Toc334728624"/>
      <w:r w:rsidRPr="00A416FF">
        <w:rPr>
          <w:rStyle w:val="Ttulo2Car"/>
          <w:b/>
          <w:bCs/>
          <w:sz w:val="22"/>
        </w:rPr>
        <w:lastRenderedPageBreak/>
        <w:t>Animaciones y Efectos de Partículas</w:t>
      </w:r>
      <w:bookmarkEnd w:id="99"/>
      <w:bookmarkEnd w:id="100"/>
      <w:bookmarkEnd w:id="101"/>
    </w:p>
    <w:p w:rsidR="00FA794E" w:rsidRDefault="00FA794E" w:rsidP="00FA794E">
      <w:pPr>
        <w:jc w:val="both"/>
      </w:pPr>
      <w:r>
        <w:t xml:space="preserve">Animaciones básicas, animaciones con </w:t>
      </w:r>
      <w:proofErr w:type="spellStart"/>
      <w:r>
        <w:t>Armatures</w:t>
      </w:r>
      <w:proofErr w:type="spellEnd"/>
      <w:r>
        <w:t xml:space="preserve"> "Armazones", </w:t>
      </w:r>
    </w:p>
    <w:p w:rsidR="00FA794E" w:rsidRPr="002047A7" w:rsidRDefault="00FA794E" w:rsidP="00FA794E">
      <w:pPr>
        <w:jc w:val="both"/>
        <w:rPr>
          <w:lang w:val="en-US"/>
        </w:rPr>
      </w:pPr>
      <w:proofErr w:type="spellStart"/>
      <w:r w:rsidRPr="002047A7">
        <w:rPr>
          <w:lang w:val="en-US"/>
        </w:rPr>
        <w:t>Animaciones</w:t>
      </w:r>
      <w:proofErr w:type="spellEnd"/>
      <w:r w:rsidRPr="002047A7">
        <w:rPr>
          <w:lang w:val="en-US"/>
        </w:rPr>
        <w:t xml:space="preserve"> en </w:t>
      </w:r>
      <w:proofErr w:type="spellStart"/>
      <w:r w:rsidRPr="002047A7">
        <w:rPr>
          <w:lang w:val="en-US"/>
        </w:rPr>
        <w:t>GameObjects</w:t>
      </w:r>
      <w:proofErr w:type="spellEnd"/>
    </w:p>
    <w:p w:rsidR="00FA794E" w:rsidRPr="002047A7" w:rsidRDefault="00FA794E" w:rsidP="00FA794E">
      <w:pPr>
        <w:jc w:val="both"/>
        <w:rPr>
          <w:lang w:val="en-US"/>
        </w:rPr>
      </w:pPr>
      <w:r w:rsidRPr="002047A7">
        <w:rPr>
          <w:lang w:val="en-US"/>
        </w:rPr>
        <w:t xml:space="preserve">Animation View Unity, </w:t>
      </w:r>
      <w:proofErr w:type="spellStart"/>
      <w:r w:rsidRPr="002047A7">
        <w:rPr>
          <w:lang w:val="en-US"/>
        </w:rPr>
        <w:t>eventos</w:t>
      </w:r>
      <w:proofErr w:type="spellEnd"/>
    </w:p>
    <w:p w:rsidR="00FA794E" w:rsidRDefault="00FA794E" w:rsidP="00FA794E">
      <w:pPr>
        <w:jc w:val="both"/>
      </w:pPr>
      <w:r>
        <w:t>Todo estaba quedando muy bonito pero... muy soso. Los arboles parecían piedras y los animales parecían piedras también. Era el momento de indagar en el campo de las animaciones y darle vidilla al asunto, que al fin y al cabo es un juego de la vida...</w:t>
      </w:r>
    </w:p>
    <w:p w:rsidR="00FA794E" w:rsidRDefault="00FA794E" w:rsidP="00FA794E"/>
    <w:p w:rsidR="00FA794E" w:rsidRDefault="00FA794E" w:rsidP="00FA794E"/>
    <w:p w:rsidR="00FA794E" w:rsidRDefault="00FA794E" w:rsidP="00FA794E">
      <w:pPr>
        <w:pStyle w:val="Ttulo4"/>
      </w:pPr>
      <w:r>
        <w:t>Mejoras propuestas</w:t>
      </w:r>
    </w:p>
    <w:p w:rsidR="00FA794E" w:rsidRDefault="00FA794E" w:rsidP="00FA794E">
      <w:pPr>
        <w:pStyle w:val="Ttulo5"/>
      </w:pPr>
      <w:r>
        <w:t>Animaciones animales:</w:t>
      </w:r>
    </w:p>
    <w:p w:rsidR="00FA794E" w:rsidRPr="007620C6" w:rsidRDefault="00FA794E" w:rsidP="00FA794E">
      <w:pPr>
        <w:jc w:val="both"/>
      </w:pPr>
      <w:r>
        <w:t xml:space="preserve">A pesar de toda la vida que ganan los elementos de la escena al animarse, el hecho de haber una única animación para cada estado de todos los animales hace que muy frecuentemente parece que asistamos a una coreografía mundial. Sería conveniente crear animaciones propias de cada animal, e incluso distintas animaciones con variaciones para cada evento de cada animal, del mismo modo que se elige un modelo </w:t>
      </w:r>
      <w:proofErr w:type="spellStart"/>
      <w:r>
        <w:t>random</w:t>
      </w:r>
      <w:proofErr w:type="spellEnd"/>
      <w:r>
        <w:t xml:space="preserve"> de una lista de modelos a la hora de insertarlo en el tablero, podría elegirse una de estas variaciones de entre las posibles de forma aleatoria, y le daría un aspecto menos uniforme a la visión general.</w:t>
      </w:r>
    </w:p>
    <w:p w:rsidR="00FA794E" w:rsidRDefault="00FA794E" w:rsidP="00FA794E">
      <w:pPr>
        <w:pStyle w:val="Ttulo5"/>
      </w:pPr>
      <w:r w:rsidRPr="007620C6">
        <w:t>Animación de construcción de piezas de la nave o edificios</w:t>
      </w:r>
      <w:r>
        <w:t>:</w:t>
      </w:r>
    </w:p>
    <w:p w:rsidR="00FA794E" w:rsidRDefault="00FA794E" w:rsidP="00FA794E">
      <w:pPr>
        <w:jc w:val="both"/>
      </w:pPr>
      <w:r>
        <w:t xml:space="preserve">Tal como se comento en el tema de </w:t>
      </w:r>
      <w:proofErr w:type="spellStart"/>
      <w:r>
        <w:t>shaders</w:t>
      </w:r>
      <w:proofErr w:type="spellEnd"/>
      <w:r>
        <w:t xml:space="preserve">, modificando el </w:t>
      </w:r>
      <w:proofErr w:type="spellStart"/>
      <w:r>
        <w:t>shader</w:t>
      </w:r>
      <w:proofErr w:type="spellEnd"/>
      <w:r>
        <w:t xml:space="preserve"> de los edificios y las piezas de la nave como allí se describe, podemos crear una animación que usando uno de sus valores al iniciarse la pieza seria invisible y según pasara el tiempo los "ladrillos" de la textura de construcción del </w:t>
      </w:r>
      <w:proofErr w:type="spellStart"/>
      <w:r>
        <w:t>shader</w:t>
      </w:r>
      <w:proofErr w:type="spellEnd"/>
      <w:r>
        <w:t xml:space="preserve"> con colores más oscuros irían apareciendo, dando paso a los más claros hasta formar la pieza en su totalidad. Cuando la animación de construcción se completara cambiaríamos de animación a la original de la pieza con el script de cambiar animación.</w:t>
      </w:r>
    </w:p>
    <w:p w:rsidR="00FA794E" w:rsidRDefault="00FA794E" w:rsidP="00FA794E">
      <w:pPr>
        <w:jc w:val="both"/>
      </w:pPr>
      <w:commentRangeStart w:id="102"/>
      <w:r>
        <w:t xml:space="preserve">Partículas </w:t>
      </w:r>
      <w:commentRangeStart w:id="103"/>
      <w:r w:rsidR="000959ED">
        <w:fldChar w:fldCharType="begin"/>
      </w:r>
      <w:r w:rsidR="000959ED">
        <w:instrText>HYPERLINK "http://docs.unity3d.com/Documentation/Components/comp-ParticlesLegacy.html"</w:instrText>
      </w:r>
      <w:r w:rsidR="000959ED">
        <w:fldChar w:fldCharType="separate"/>
      </w:r>
      <w:r>
        <w:rPr>
          <w:rStyle w:val="Hipervnculo"/>
        </w:rPr>
        <w:t>http://docs.unity3d.com/Documentation/Components/comp-ParticlesLegacy.html</w:t>
      </w:r>
      <w:r w:rsidR="000959ED">
        <w:fldChar w:fldCharType="end"/>
      </w:r>
      <w:commentRangeEnd w:id="102"/>
      <w:commentRangeEnd w:id="103"/>
      <w:r w:rsidR="008078BB">
        <w:rPr>
          <w:rStyle w:val="Refdecomentario"/>
        </w:rPr>
        <w:commentReference w:id="103"/>
      </w:r>
      <w:r w:rsidR="00981CF4">
        <w:rPr>
          <w:rStyle w:val="Refdecomentario"/>
        </w:rPr>
        <w:commentReference w:id="102"/>
      </w:r>
    </w:p>
    <w:p w:rsidR="00FA794E" w:rsidRDefault="00FA794E" w:rsidP="00FA794E">
      <w:pPr>
        <w:rPr>
          <w:rStyle w:val="Ttulo2Car"/>
          <w:b w:val="0"/>
          <w:bCs w:val="0"/>
        </w:rPr>
      </w:pPr>
      <w:r>
        <w:rPr>
          <w:rStyle w:val="Ttulo2Car"/>
        </w:rPr>
        <w:br w:type="page"/>
      </w:r>
    </w:p>
    <w:p w:rsidR="00AF4191" w:rsidRPr="00A416FF" w:rsidRDefault="00FA794E" w:rsidP="00AF4191">
      <w:pPr>
        <w:pStyle w:val="Ttulo3"/>
      </w:pPr>
      <w:bookmarkStart w:id="104" w:name="_Toc334658919"/>
      <w:bookmarkStart w:id="105" w:name="_Toc334685629"/>
      <w:bookmarkStart w:id="106" w:name="_Toc334728625"/>
      <w:r>
        <w:rPr>
          <w:rStyle w:val="Ttulo2Car"/>
          <w:b/>
          <w:bCs/>
          <w:sz w:val="22"/>
        </w:rPr>
        <w:lastRenderedPageBreak/>
        <w:t>I</w:t>
      </w:r>
      <w:r w:rsidR="00AF4191" w:rsidRPr="00A416FF">
        <w:rPr>
          <w:rStyle w:val="Ttulo2Car"/>
          <w:b/>
          <w:bCs/>
          <w:sz w:val="22"/>
        </w:rPr>
        <w:t>nterfaz</w:t>
      </w:r>
      <w:bookmarkEnd w:id="73"/>
      <w:bookmarkEnd w:id="104"/>
      <w:bookmarkEnd w:id="105"/>
      <w:bookmarkEnd w:id="106"/>
      <w:r w:rsidR="00AF4191"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commentRangeStart w:id="107"/>
      <w:r w:rsidRPr="00794970">
        <w:t xml:space="preserve">cada </w:t>
      </w:r>
      <w:proofErr w:type="spellStart"/>
      <w:r w:rsidRPr="00794970">
        <w:t>frame</w:t>
      </w:r>
      <w:commentRangeEnd w:id="107"/>
      <w:proofErr w:type="spellEnd"/>
      <w:r>
        <w:rPr>
          <w:rStyle w:val="Refdecomentario"/>
        </w:rPr>
        <w:commentReference w:id="107"/>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108"/>
      <w:commentRangeStart w:id="109"/>
      <w:r>
        <w:t xml:space="preserve">[TODO Imágenes Comparativas custom style vs default </w:t>
      </w:r>
      <w:proofErr w:type="spellStart"/>
      <w:r>
        <w:t>style</w:t>
      </w:r>
      <w:proofErr w:type="spellEnd"/>
      <w:r>
        <w:t>]</w:t>
      </w:r>
      <w:commentRangeEnd w:id="108"/>
      <w:commentRangeEnd w:id="109"/>
      <w:r>
        <w:rPr>
          <w:rStyle w:val="Refdecomentario"/>
        </w:rPr>
        <w:commentReference w:id="109"/>
      </w:r>
      <w:r>
        <w:rPr>
          <w:rStyle w:val="Refdecomentario"/>
        </w:rPr>
        <w:commentReference w:id="108"/>
      </w:r>
    </w:p>
    <w:p w:rsidR="00AF4191" w:rsidRDefault="00AF4191" w:rsidP="00AF4191">
      <w:pPr>
        <w:jc w:val="both"/>
      </w:pPr>
      <w:commentRangeStart w:id="110"/>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110"/>
      <w:r>
        <w:rPr>
          <w:rStyle w:val="Refdecomentario"/>
        </w:rPr>
        <w:commentReference w:id="110"/>
      </w:r>
    </w:p>
    <w:p w:rsidR="00AF4191" w:rsidRDefault="00AF4191" w:rsidP="00AF4191">
      <w:pPr>
        <w:jc w:val="both"/>
      </w:pPr>
      <w:commentRangeStart w:id="111"/>
      <w:r>
        <w:t>A pesar de todo esto, creemos que hemos hecho un buen trabajo y ha quedado una interfaz muy profesional. Esperamos con ansias que en las nuevas actualizaciones de Unity mejoren este aspecto</w:t>
      </w:r>
      <w:proofErr w:type="gramStart"/>
      <w:r>
        <w:t>!</w:t>
      </w:r>
      <w:proofErr w:type="gramEnd"/>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111"/>
    <w:p w:rsidR="00AF4191" w:rsidRDefault="00AF4191" w:rsidP="00AF4191">
      <w:pPr>
        <w:jc w:val="both"/>
      </w:pPr>
      <w:r>
        <w:rPr>
          <w:rStyle w:val="Refdecomentario"/>
        </w:rPr>
        <w:commentReference w:id="111"/>
      </w:r>
      <w:commentRangeStart w:id="112"/>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w:t>
      </w:r>
      <w:proofErr w:type="spellStart"/>
      <w:r>
        <w:t>Mesh</w:t>
      </w:r>
      <w:proofErr w:type="spellEnd"/>
      <w:r>
        <w:t xml:space="preserve">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112"/>
      <w:r>
        <w:rPr>
          <w:rStyle w:val="Refdecomentario"/>
        </w:rPr>
        <w:commentReference w:id="112"/>
      </w:r>
    </w:p>
    <w:p w:rsidR="00B10830" w:rsidRPr="00B10830" w:rsidRDefault="00B10830" w:rsidP="00B10830">
      <w:pPr>
        <w:pStyle w:val="Ttulo2"/>
        <w:numPr>
          <w:ilvl w:val="0"/>
          <w:numId w:val="9"/>
        </w:numPr>
      </w:pPr>
      <w:bookmarkStart w:id="113" w:name="_Toc334584266"/>
      <w:bookmarkStart w:id="114" w:name="_Toc334658920"/>
      <w:bookmarkStart w:id="115" w:name="_Toc334685630"/>
      <w:bookmarkStart w:id="116" w:name="_Toc334728626"/>
      <w:r>
        <w:lastRenderedPageBreak/>
        <w:t>Estructura y resto de funciones</w:t>
      </w:r>
      <w:bookmarkEnd w:id="113"/>
      <w:bookmarkEnd w:id="114"/>
      <w:bookmarkEnd w:id="115"/>
      <w:bookmarkEnd w:id="116"/>
    </w:p>
    <w:p w:rsidR="00B10830" w:rsidRDefault="00B10830" w:rsidP="00B10830"/>
    <w:p w:rsidR="00B10830" w:rsidRPr="00B10830" w:rsidRDefault="00B10830" w:rsidP="00B10830">
      <w:commentRangeStart w:id="117"/>
      <w:r>
        <w:t>TODO</w:t>
      </w:r>
      <w:commentRangeEnd w:id="117"/>
      <w:r>
        <w:rPr>
          <w:rStyle w:val="Refdecomentario"/>
        </w:rPr>
        <w:commentReference w:id="117"/>
      </w:r>
    </w:p>
    <w:p w:rsidR="00BA7881" w:rsidRDefault="00BA7881" w:rsidP="00BA7881"/>
    <w:p w:rsidR="00BA7881" w:rsidRDefault="00BA7881">
      <w:r>
        <w:br w:type="page"/>
      </w:r>
    </w:p>
    <w:p w:rsidR="00D64FD3" w:rsidRDefault="00D64FD3" w:rsidP="00D64FD3">
      <w:pPr>
        <w:pStyle w:val="Ttulo1"/>
      </w:pPr>
      <w:bookmarkStart w:id="118" w:name="_Toc334584267"/>
      <w:bookmarkStart w:id="119" w:name="_Toc334658921"/>
      <w:bookmarkStart w:id="120" w:name="_Toc334685631"/>
      <w:bookmarkStart w:id="121" w:name="_Toc334728627"/>
      <w:r>
        <w:lastRenderedPageBreak/>
        <w:t>Pruebas</w:t>
      </w:r>
      <w:bookmarkEnd w:id="118"/>
      <w:bookmarkEnd w:id="119"/>
      <w:bookmarkEnd w:id="120"/>
      <w:bookmarkEnd w:id="121"/>
    </w:p>
    <w:p w:rsidR="00841C80" w:rsidRPr="00B10830" w:rsidRDefault="00841C80" w:rsidP="00841C80">
      <w:pPr>
        <w:pStyle w:val="Ttulo2"/>
      </w:pPr>
      <w:bookmarkStart w:id="122" w:name="_Toc334658922"/>
      <w:bookmarkStart w:id="123" w:name="_Toc334685632"/>
      <w:bookmarkStart w:id="124" w:name="_Toc334728628"/>
      <w:r>
        <w:t>Introducción</w:t>
      </w:r>
      <w:bookmarkEnd w:id="122"/>
      <w:bookmarkEnd w:id="123"/>
      <w:bookmarkEnd w:id="124"/>
    </w:p>
    <w:p w:rsidR="00D64FD3" w:rsidRDefault="00D64FD3" w:rsidP="00D64FD3"/>
    <w:p w:rsidR="00B805A4" w:rsidRDefault="00B805A4" w:rsidP="00B805A4">
      <w:r>
        <w:t>Una de las ventajas de Unity es que nos permite probar el funcionamiento de las cosas implementadas con solo pulsar un botón. Gracias a esta facilidad, hemos podido hacer multitud de pruebas durante el periodo de desarrollo del proyecto, corrigiendo y adaptando el mismo a raíz de los resultados que obteníamos. Podemos decir que nuestro plan de pruebas ha sido una “evaluación continua”, en la que cada característica nueva incorporada era sometida a un test inmediato con el fin de detectar fallos y defectos.</w:t>
      </w:r>
    </w:p>
    <w:p w:rsidR="00B805A4" w:rsidRDefault="00B805A4" w:rsidP="00B805A4">
      <w:r>
        <w:t xml:space="preserve">Casi todo nuestro plan de pruebas se ha incorporado al desarrollo desde el primer momento, en forma de pruebas de caja blanca y pruebas funcionales. Todo el equipo ha sido responsable de probar tanto sus aportaciones al código como el comportamiento general del proyecto y de secciones individuales. Cuando el equipo encontraba un fallo o un defecto, se depura el código, se arregla y se vuelve a ejecutar la prueba para comprobar que ya no está, o en caso de ser un defecto de una sección que no le correspondía, se notificaba pertinentemente al responsable de esa sección de código. </w:t>
      </w:r>
    </w:p>
    <w:p w:rsidR="00B805A4" w:rsidRDefault="00B805A4" w:rsidP="00B805A4"/>
    <w:p w:rsidR="00B805A4" w:rsidRDefault="00B805A4" w:rsidP="00B805A4">
      <w:pPr>
        <w:pStyle w:val="Ttulo2"/>
      </w:pPr>
      <w:bookmarkStart w:id="125" w:name="_Toc334728629"/>
      <w:r>
        <w:t>Pruebas realizadas</w:t>
      </w:r>
      <w:bookmarkEnd w:id="125"/>
    </w:p>
    <w:p w:rsidR="00B805A4" w:rsidRPr="00B805A4" w:rsidRDefault="00B805A4" w:rsidP="00B805A4"/>
    <w:p w:rsidR="00B805A4" w:rsidRDefault="00B805A4" w:rsidP="00B805A4">
      <w:r>
        <w:t>Como se ha dicho anteriormente, las pruebas realizadas son demasiado numerosas para enumerarlas todas, así que a continuación enumeraremos algunas de las más representativas:</w:t>
      </w:r>
    </w:p>
    <w:p w:rsidR="00B805A4" w:rsidRDefault="00B805A4" w:rsidP="00B805A4">
      <w:pPr>
        <w:pStyle w:val="Prrafodelista"/>
        <w:numPr>
          <w:ilvl w:val="0"/>
          <w:numId w:val="22"/>
        </w:numPr>
      </w:pPr>
      <w:r>
        <w:t>Pruebas iniciales de la GUI de la escena inicial:</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 xml:space="preserve">En la primera prueba de la interfaz de usuario planteada, la intención es probar el correcto funcionamiento de todos los elementos de la interfaz en la primera escena. </w:t>
      </w:r>
    </w:p>
    <w:p w:rsidR="00B805A4" w:rsidRDefault="00B805A4" w:rsidP="00B805A4">
      <w:pPr>
        <w:pStyle w:val="Prrafodelista"/>
        <w:ind w:left="1440"/>
      </w:pPr>
      <w:r>
        <w:t xml:space="preserve">Se probarán que todos los elementos estáticos aparezcan en el lugar adecuado y con el aspecto esperado y se probará así mismo que todos y cada uno de los controles con posibilidad de interacción de la interfaz </w:t>
      </w:r>
      <w:proofErr w:type="gramStart"/>
      <w:r>
        <w:t>funcionan</w:t>
      </w:r>
      <w:proofErr w:type="gramEnd"/>
      <w:r>
        <w:t xml:space="preserve"> y desempeñan correctamente su cometido. No se probará nada más.</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El usuario encargado de la prueba hace un recorrido por la interfaz, interactuando del mayor número de maneras posibles y comprobando que cada uno de los controles existentes se comporta de la manera esperada.</w:t>
      </w:r>
    </w:p>
    <w:p w:rsidR="00B805A4" w:rsidRDefault="00B805A4" w:rsidP="00B805A4">
      <w:pPr>
        <w:pStyle w:val="Prrafodelista"/>
        <w:numPr>
          <w:ilvl w:val="1"/>
          <w:numId w:val="22"/>
        </w:numPr>
      </w:pPr>
      <w:r>
        <w:t>Criterios de fallo/paso de la prueba:</w:t>
      </w:r>
    </w:p>
    <w:p w:rsidR="00B805A4" w:rsidRDefault="00B805A4" w:rsidP="00B805A4">
      <w:pPr>
        <w:pStyle w:val="Prrafodelista"/>
        <w:ind w:left="1440"/>
      </w:pPr>
      <w:r>
        <w:t xml:space="preserve">Si todos los controles cumplen su función y la interactividad con ellos funciona de la manera esperada, se considera </w:t>
      </w:r>
      <w:r w:rsidR="00BC40F2">
        <w:t>la prueba superada</w:t>
      </w:r>
      <w:r>
        <w:t>. En caso de que al menos uno de los controles no se comporte según lo esperado, se considera fallo y se procede a depurar el defecto y a volver a comenzar la prueba.</w:t>
      </w:r>
    </w:p>
    <w:p w:rsidR="00B805A4" w:rsidRDefault="00B805A4" w:rsidP="00B805A4">
      <w:pPr>
        <w:pStyle w:val="Prrafodelista"/>
        <w:numPr>
          <w:ilvl w:val="0"/>
          <w:numId w:val="22"/>
        </w:numPr>
      </w:pPr>
      <w:r>
        <w:lastRenderedPageBreak/>
        <w:t>Pruebas de la generación de textura de altura aleatoria</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Dada la complejidad del proceso de generación aleatoria del terreno, debemos comprobar dos cosas: que la generación produce una salida en forma de textura y que esa salida es satisfactoria y adecuada a nuestros intereses.  La textura además debe cumplir ciertas condiciones, como que su tamaño es el adecuado, que sus píxeles se encuentran en un rango aceptable de valores para el resto del proceso, etc.</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 xml:space="preserve">Esta prueba </w:t>
      </w:r>
      <w:r w:rsidR="00DD61FA">
        <w:t>puede considerarse tanto de caja negra como de caja blanca, pues aunque el código interno y su estructura nos es conocida,  una vez puesta en marcha se debe esperar a los resultados (o a un fallo) para su evaluación.</w:t>
      </w:r>
    </w:p>
    <w:p w:rsidR="00DD61FA" w:rsidRDefault="00DD61FA" w:rsidP="00DD61FA">
      <w:pPr>
        <w:pStyle w:val="Prrafodelista"/>
        <w:numPr>
          <w:ilvl w:val="1"/>
          <w:numId w:val="22"/>
        </w:numPr>
      </w:pPr>
      <w:r>
        <w:t>Criterios de fallo/paso de la prueba:</w:t>
      </w:r>
    </w:p>
    <w:p w:rsidR="00DD61FA" w:rsidRDefault="00DD61FA" w:rsidP="00DD61FA">
      <w:pPr>
        <w:pStyle w:val="Prrafodelista"/>
        <w:ind w:left="1440"/>
      </w:pPr>
      <w:r>
        <w:t>Al concluir se valorará, primero, el formato de la salida: que sea una textura de las dimensiones dictadas, que los valores de los pixeles entren dentro del rango determinado y que son adecuados para servir de entrada al resto del proceso.</w:t>
      </w:r>
    </w:p>
    <w:p w:rsidR="00DD61FA" w:rsidRDefault="00DD61FA" w:rsidP="00DD61FA">
      <w:pPr>
        <w:pStyle w:val="Prrafodelista"/>
        <w:ind w:left="1440"/>
      </w:pPr>
      <w:r>
        <w:t>También se valorará que estos pixeles formen una representación lo más adecuada posible, según nuestro punto de vista personal, de un terreno.</w:t>
      </w:r>
    </w:p>
    <w:p w:rsidR="00BC40F2" w:rsidRDefault="00BC40F2" w:rsidP="00BC40F2">
      <w:pPr>
        <w:pStyle w:val="Prrafodelista"/>
        <w:numPr>
          <w:ilvl w:val="0"/>
          <w:numId w:val="22"/>
        </w:numPr>
      </w:pPr>
      <w:r>
        <w:t>Pruebas de la GUI de la escena principal</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 xml:space="preserve">Dado que es imposible probar todos los elementos en una sola prueba, esta prueba se divide en sub-pruebas </w:t>
      </w:r>
      <w:r w:rsidR="00BB567A">
        <w:t>más</w:t>
      </w:r>
      <w:r>
        <w:t xml:space="preserve"> específicas que prueban uno a uno cada uno de los apartados, y luego una sucesión de pruebas aleatorias completas en las que ese prueba el sistema completo como si de un usuario final se tratase.</w:t>
      </w:r>
    </w:p>
    <w:p w:rsidR="00BC40F2" w:rsidRDefault="00BC40F2" w:rsidP="00BC40F2">
      <w:pPr>
        <w:pStyle w:val="Prrafodelista"/>
        <w:ind w:left="1440"/>
      </w:pPr>
      <w:r>
        <w:t>Durante las sub-pruebas se comprueba el funcionamiento de los elementos de la interfaz, su correcto funcionamiento, colocación y aspecto. Durante las pruebas generales se comprueba el funcionamiento en conjunto de la interfaz, sobre todo intercalando acciones de diferentes secciones e interactuando entre ellas.</w:t>
      </w:r>
    </w:p>
    <w:p w:rsidR="00BC40F2" w:rsidRDefault="00BC40F2" w:rsidP="00BC40F2">
      <w:pPr>
        <w:pStyle w:val="Prrafodelista"/>
        <w:numPr>
          <w:ilvl w:val="1"/>
          <w:numId w:val="22"/>
        </w:numPr>
      </w:pPr>
      <w:r>
        <w:t>Procedimiento a seguir:</w:t>
      </w:r>
    </w:p>
    <w:p w:rsidR="00BC40F2" w:rsidRDefault="00BC40F2" w:rsidP="00BC40F2">
      <w:pPr>
        <w:pStyle w:val="Prrafodelista"/>
        <w:ind w:left="1440"/>
      </w:pPr>
      <w:r>
        <w:t>El usuario encargado de la prueba hace un recorrido por la interfaz, interactuando del mayor número de maneras posibles y comprobando que cada uno de los controles a comprobar se comporta de la manera esperada.</w:t>
      </w:r>
    </w:p>
    <w:p w:rsidR="00BC40F2" w:rsidRDefault="00BC40F2" w:rsidP="00BC40F2">
      <w:pPr>
        <w:pStyle w:val="Prrafodelista"/>
        <w:numPr>
          <w:ilvl w:val="1"/>
          <w:numId w:val="22"/>
        </w:numPr>
      </w:pPr>
      <w:r>
        <w:t>Criterios de fallo/paso de la prueba:</w:t>
      </w:r>
    </w:p>
    <w:p w:rsidR="00BC40F2" w:rsidRDefault="00BC40F2" w:rsidP="00BC40F2">
      <w:pPr>
        <w:pStyle w:val="Prrafodelista"/>
        <w:ind w:left="1440"/>
      </w:pPr>
      <w:r>
        <w:t>Si todos los controles comprobados cumplen su función y la interactividad con ellos funciona de la manera esperada, se considera la prueba superada. En caso de que al menos uno de los controles no se comporte según lo esperado, se considera fallo y se procede a depurar el defecto y a volver a comenzar la prueba.</w:t>
      </w:r>
    </w:p>
    <w:p w:rsidR="00E748A0" w:rsidRDefault="00E748A0">
      <w:r>
        <w:br w:type="page"/>
      </w:r>
    </w:p>
    <w:p w:rsidR="00BC40F2" w:rsidRDefault="00BC40F2" w:rsidP="00BC40F2">
      <w:pPr>
        <w:pStyle w:val="Prrafodelista"/>
        <w:numPr>
          <w:ilvl w:val="0"/>
          <w:numId w:val="22"/>
        </w:numPr>
      </w:pPr>
      <w:r>
        <w:lastRenderedPageBreak/>
        <w:t>Prueba</w:t>
      </w:r>
      <w:r w:rsidR="00E748A0">
        <w:t>s</w:t>
      </w:r>
      <w:r>
        <w:t xml:space="preserve"> del algoritmo de vida</w:t>
      </w:r>
      <w:r w:rsidR="00E748A0">
        <w:t>:</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Esta prueba la podemos separar en secciones también, pues el algoritmo de vida contiene objetos de muy diferentes propiedades y funcionamientos y normalmente se comprueban agrupándolos por clases: herbívoros, carnívoros, plantas y edificios.</w:t>
      </w:r>
    </w:p>
    <w:p w:rsidR="00CA590E" w:rsidRDefault="00CA590E" w:rsidP="00BC40F2">
      <w:pPr>
        <w:pStyle w:val="Prrafodelista"/>
        <w:ind w:left="1440"/>
      </w:pPr>
      <w:r>
        <w:t>En cada una de las secciones se comprueba que el ser funciona como es debido, que atraviesa su ciclo de vida completo y que interactúa de forma correcta con su entorno.</w:t>
      </w:r>
    </w:p>
    <w:p w:rsidR="00BC40F2" w:rsidRDefault="00BC40F2" w:rsidP="00BC40F2">
      <w:pPr>
        <w:pStyle w:val="Prrafodelista"/>
        <w:numPr>
          <w:ilvl w:val="1"/>
          <w:numId w:val="22"/>
        </w:numPr>
      </w:pPr>
      <w:r>
        <w:t>Procedimiento a seguir:</w:t>
      </w:r>
    </w:p>
    <w:p w:rsidR="00E748A0" w:rsidRDefault="00E748A0" w:rsidP="00E748A0">
      <w:pPr>
        <w:pStyle w:val="Prrafodelista"/>
        <w:ind w:left="1440"/>
      </w:pPr>
      <w:r>
        <w:t>Se introduce un ser del tipo elegido en el terreno de juego, con el tablero y el planeta correctamente generados y se observa su ciclo de vida y su interacción con otros seres o con el tablero. Si es necesario se introducen en el tablero otros seres para poder probar todas sus interacciones. Se prueba repetidas veces porque, al estar el comportamiento de los seres (solo de los vivos) gobernado por un factor aleatorio importante, debemos cubrir el máximo posible de su comportamiento.</w:t>
      </w:r>
    </w:p>
    <w:p w:rsidR="00BC40F2" w:rsidRDefault="00BC40F2" w:rsidP="00E748A0">
      <w:pPr>
        <w:pStyle w:val="Prrafodelista"/>
        <w:numPr>
          <w:ilvl w:val="1"/>
          <w:numId w:val="22"/>
        </w:numPr>
      </w:pPr>
      <w:r>
        <w:t>Criterios de fallo/paso de la prueba:</w:t>
      </w:r>
    </w:p>
    <w:p w:rsidR="00E748A0" w:rsidRDefault="00E748A0" w:rsidP="00E748A0">
      <w:pPr>
        <w:pStyle w:val="Prrafodelista"/>
        <w:ind w:left="1440"/>
      </w:pPr>
      <w:r>
        <w:t>Si el ser completa su ciclo de vida entero y sus interacciones de forma correcta, mientras monitorizamos sus atributos básicos, consideramos la prueba como superada. En caso contrario depuramos el fallo y volvemos a repetirla desde el principio.</w:t>
      </w:r>
    </w:p>
    <w:p w:rsidR="00E748A0" w:rsidRDefault="00E748A0" w:rsidP="00E748A0">
      <w:pPr>
        <w:pStyle w:val="Prrafodelista"/>
        <w:numPr>
          <w:ilvl w:val="0"/>
          <w:numId w:val="22"/>
        </w:numPr>
      </w:pPr>
      <w:r>
        <w:t>Pruebas generales estéticas o funcionales:</w:t>
      </w:r>
    </w:p>
    <w:p w:rsidR="00E748A0" w:rsidRDefault="00E748A0" w:rsidP="00E748A0">
      <w:pPr>
        <w:pStyle w:val="Prrafodelista"/>
        <w:numPr>
          <w:ilvl w:val="1"/>
          <w:numId w:val="22"/>
        </w:numPr>
      </w:pPr>
      <w:r>
        <w:t>Elementos a comprobar:</w:t>
      </w:r>
    </w:p>
    <w:p w:rsidR="00E748A0" w:rsidRDefault="00E748A0" w:rsidP="00E748A0">
      <w:pPr>
        <w:pStyle w:val="Prrafodelista"/>
        <w:ind w:left="1440"/>
      </w:pPr>
      <w:r>
        <w:t xml:space="preserve">Cada una de las nuevas incorporaciones estéticas o funcionales de pequeño tamaño que se introducen, una a una. Por ejemplo los efectos de partículas, las animaciones, los efectos de luz, un cambio de texturas o modelo tridimensional, pequeños cambios en las texturas de la interfaz, etc. </w:t>
      </w:r>
    </w:p>
    <w:p w:rsidR="00E748A0" w:rsidRDefault="00E748A0" w:rsidP="00E748A0">
      <w:pPr>
        <w:pStyle w:val="Prrafodelista"/>
        <w:ind w:left="1440"/>
      </w:pPr>
      <w:r>
        <w:t>Estas pruebas están planteadas de una manera muy atómica, y su objetivo es probar exclusivamente la incorporación de estos pequeños añadidos.</w:t>
      </w:r>
    </w:p>
    <w:p w:rsidR="00E748A0" w:rsidRDefault="00E748A0" w:rsidP="00E748A0">
      <w:pPr>
        <w:pStyle w:val="Prrafodelista"/>
        <w:numPr>
          <w:ilvl w:val="1"/>
          <w:numId w:val="22"/>
        </w:numPr>
      </w:pPr>
      <w:r>
        <w:t>Procedimiento a seguir:</w:t>
      </w:r>
    </w:p>
    <w:p w:rsidR="00E748A0" w:rsidRDefault="00E748A0" w:rsidP="00E748A0">
      <w:pPr>
        <w:pStyle w:val="Prrafodelista"/>
        <w:ind w:left="1440"/>
      </w:pPr>
      <w:r>
        <w:t>Una vez comenzado el procedimiento, se realiza una prueba aislada del elemen</w:t>
      </w:r>
      <w:r w:rsidR="003A3FF0">
        <w:t>to introducido, comprobando su interactividad, aspecto, funcionalidad o lo que sea pertinente dependiendo del caso. Si es pertinente se comprueban las funciones que deben interactuar con dicho elemento.</w:t>
      </w:r>
    </w:p>
    <w:p w:rsidR="00E748A0" w:rsidRDefault="00E748A0" w:rsidP="00E748A0">
      <w:pPr>
        <w:pStyle w:val="Prrafodelista"/>
        <w:numPr>
          <w:ilvl w:val="1"/>
          <w:numId w:val="22"/>
        </w:numPr>
      </w:pPr>
      <w:r>
        <w:t>Criterios de fallo/paso de la prueba:</w:t>
      </w:r>
    </w:p>
    <w:p w:rsidR="00E748A0" w:rsidRDefault="003A3FF0" w:rsidP="00E748A0">
      <w:pPr>
        <w:pStyle w:val="Prrafodelista"/>
        <w:ind w:left="1440"/>
      </w:pPr>
      <w:r>
        <w:t>Si el nuevo elemento añadido cumple su función y el proyecto no arroja ningún fallo por su introducción, se considera la prueba superada. En cualquier otro caso, se depura el defecto y se vuelve a repetir desde el principio.</w:t>
      </w:r>
    </w:p>
    <w:p w:rsidR="008956CD" w:rsidRDefault="008956CD">
      <w:r>
        <w:br w:type="page"/>
      </w:r>
    </w:p>
    <w:p w:rsidR="00BA7881" w:rsidRDefault="008956CD" w:rsidP="008956CD">
      <w:pPr>
        <w:pStyle w:val="Ttulo1"/>
      </w:pPr>
      <w:bookmarkStart w:id="126" w:name="_Toc334584268"/>
      <w:bookmarkStart w:id="127" w:name="_Toc334658923"/>
      <w:bookmarkStart w:id="128" w:name="_Toc334685633"/>
      <w:bookmarkStart w:id="129" w:name="_Toc334728630"/>
      <w:commentRangeStart w:id="130"/>
      <w:commentRangeStart w:id="131"/>
      <w:r>
        <w:lastRenderedPageBreak/>
        <w:t>Glosario</w:t>
      </w:r>
      <w:bookmarkEnd w:id="126"/>
      <w:bookmarkEnd w:id="127"/>
      <w:commentRangeEnd w:id="130"/>
      <w:r w:rsidR="008078BB">
        <w:rPr>
          <w:rStyle w:val="Refdecomentario"/>
          <w:rFonts w:asciiTheme="minorHAnsi" w:eastAsiaTheme="minorHAnsi" w:hAnsiTheme="minorHAnsi" w:cstheme="minorBidi"/>
          <w:b w:val="0"/>
          <w:bCs w:val="0"/>
          <w:color w:val="auto"/>
        </w:rPr>
        <w:commentReference w:id="131"/>
      </w:r>
      <w:commentRangeEnd w:id="131"/>
      <w:r w:rsidR="00EC56DE">
        <w:rPr>
          <w:rStyle w:val="Refdecomentario"/>
          <w:rFonts w:asciiTheme="minorHAnsi" w:eastAsiaTheme="minorHAnsi" w:hAnsiTheme="minorHAnsi" w:cstheme="minorBidi"/>
          <w:b w:val="0"/>
          <w:bCs w:val="0"/>
          <w:color w:val="auto"/>
        </w:rPr>
        <w:commentReference w:id="130"/>
      </w:r>
      <w:bookmarkEnd w:id="128"/>
      <w:bookmarkEnd w:id="129"/>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32"/>
      <w:r>
        <w:t>TODO</w:t>
      </w:r>
      <w:commentRangeEnd w:id="132"/>
      <w:r>
        <w:rPr>
          <w:rStyle w:val="Refdecomentario"/>
        </w:rPr>
        <w:commentReference w:id="132"/>
      </w:r>
    </w:p>
    <w:p w:rsidR="00BD134E" w:rsidRDefault="00BD134E">
      <w:r>
        <w:br w:type="page"/>
      </w:r>
    </w:p>
    <w:p w:rsidR="008956CD" w:rsidRDefault="00B910DE" w:rsidP="00B910DE">
      <w:pPr>
        <w:pStyle w:val="Ttulo1"/>
      </w:pPr>
      <w:bookmarkStart w:id="133" w:name="_Toc334584269"/>
      <w:bookmarkStart w:id="134" w:name="_Toc334658924"/>
      <w:bookmarkStart w:id="135" w:name="_Toc334685634"/>
      <w:bookmarkStart w:id="136" w:name="_Toc334728631"/>
      <w:commentRangeStart w:id="137"/>
      <w:commentRangeStart w:id="138"/>
      <w:r>
        <w:lastRenderedPageBreak/>
        <w:t>Referencias</w:t>
      </w:r>
      <w:bookmarkEnd w:id="133"/>
      <w:bookmarkEnd w:id="134"/>
      <w:commentRangeEnd w:id="137"/>
      <w:r w:rsidR="00EC56DE">
        <w:rPr>
          <w:rStyle w:val="Refdecomentario"/>
          <w:rFonts w:asciiTheme="minorHAnsi" w:eastAsiaTheme="minorHAnsi" w:hAnsiTheme="minorHAnsi" w:cstheme="minorBidi"/>
          <w:b w:val="0"/>
          <w:bCs w:val="0"/>
          <w:color w:val="auto"/>
        </w:rPr>
        <w:commentReference w:id="137"/>
      </w:r>
      <w:bookmarkEnd w:id="135"/>
      <w:commentRangeEnd w:id="138"/>
      <w:r w:rsidR="00E86B99">
        <w:rPr>
          <w:rStyle w:val="Refdecomentario"/>
          <w:rFonts w:asciiTheme="minorHAnsi" w:eastAsiaTheme="minorHAnsi" w:hAnsiTheme="minorHAnsi" w:cstheme="minorBidi"/>
          <w:b w:val="0"/>
          <w:bCs w:val="0"/>
          <w:color w:val="auto"/>
        </w:rPr>
        <w:commentReference w:id="138"/>
      </w:r>
      <w:bookmarkEnd w:id="136"/>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5"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6"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7"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8"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9"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40"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41"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Fisher–Yates shuffle</w:t>
      </w:r>
      <w:r w:rsidRPr="00056D75">
        <w:rPr>
          <w:lang w:val="fr-CH"/>
        </w:rPr>
        <w:t>”</w:t>
      </w:r>
      <w:r>
        <w:rPr>
          <w:lang w:val="fr-CH"/>
        </w:rPr>
        <w:t xml:space="preserve">, </w:t>
      </w:r>
      <w:hyperlink r:id="rId42"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3"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4"/>
      <w:footerReference w:type="default" r:id="rId45"/>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entor" w:date="2012-08-03T10:50:00Z" w:initials="C">
    <w:p w:rsidR="003D3880" w:rsidRDefault="003D3880">
      <w:pPr>
        <w:pStyle w:val="Textocomentario"/>
      </w:pPr>
      <w:r>
        <w:rPr>
          <w:rStyle w:val="Refdecomentario"/>
        </w:rPr>
        <w:annotationRef/>
      </w:r>
      <w:r>
        <w:t>Comentar esto más adelante!</w:t>
      </w:r>
    </w:p>
  </w:comment>
  <w:comment w:id="20" w:author="Centor" w:date="2012-08-03T00:20:00Z" w:initials="C">
    <w:p w:rsidR="003D3880" w:rsidRDefault="003D3880">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9" w:author="Centor" w:date="2012-08-09T18:06:00Z" w:initials="C">
    <w:p w:rsidR="003D3880" w:rsidRDefault="003D3880">
      <w:pPr>
        <w:pStyle w:val="Textocomentario"/>
      </w:pPr>
      <w:r>
        <w:rPr>
          <w:rStyle w:val="Refdecomentario"/>
        </w:rPr>
        <w:annotationRef/>
      </w:r>
      <w:r>
        <w:t>Comprobar si al final siguen siendo dos escenas.</w:t>
      </w:r>
    </w:p>
  </w:comment>
  <w:comment w:id="30" w:author="Centor" w:date="2012-08-03T11:59:00Z" w:initials="C">
    <w:p w:rsidR="003D3880" w:rsidRDefault="003D3880"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D3880" w:rsidRPr="00D136CE" w:rsidRDefault="003D3880" w:rsidP="00D136CE">
      <w:pPr>
        <w:pStyle w:val="Textocomentario"/>
      </w:pPr>
      <w:r>
        <w:t>Habrá que meter diagramas UML con la estructura básica de las escenas (de cada una) y explicarlo posteriormente.</w:t>
      </w:r>
    </w:p>
    <w:p w:rsidR="003D3880" w:rsidRDefault="003D3880">
      <w:pPr>
        <w:pStyle w:val="Textocomentario"/>
      </w:pPr>
    </w:p>
  </w:comment>
  <w:comment w:id="35" w:author="Centor" w:date="2012-08-03T11:18:00Z" w:initials="C">
    <w:p w:rsidR="003D3880" w:rsidRDefault="003D3880">
      <w:pPr>
        <w:pStyle w:val="Textocomentario"/>
      </w:pPr>
      <w:r>
        <w:rPr>
          <w:rStyle w:val="Refdecomentario"/>
        </w:rPr>
        <w:annotationRef/>
      </w:r>
      <w:r>
        <w:t>Añadir más particularidades, problemas, y otros comentarios acerca del uso de Unity.</w:t>
      </w:r>
    </w:p>
  </w:comment>
  <w:comment w:id="44" w:author="Centor" w:date="2012-08-03T11:18:00Z" w:initials="C">
    <w:p w:rsidR="003D3880" w:rsidRDefault="003D3880">
      <w:pPr>
        <w:pStyle w:val="Textocomentario"/>
      </w:pPr>
      <w:r>
        <w:rPr>
          <w:rStyle w:val="Refdecomentario"/>
        </w:rPr>
        <w:annotationRef/>
      </w:r>
      <w:r>
        <w:t>Añadir más explicaciones y alargar un poco más.</w:t>
      </w:r>
    </w:p>
  </w:comment>
  <w:comment w:id="45" w:author="Centor" w:date="2012-08-03T12:04:00Z" w:initials="C">
    <w:p w:rsidR="003D3880" w:rsidRDefault="003D3880">
      <w:pPr>
        <w:pStyle w:val="Textocomentario"/>
      </w:pPr>
      <w:r>
        <w:rPr>
          <w:rStyle w:val="Refdecomentario"/>
        </w:rPr>
        <w:annotationRef/>
      </w:r>
      <w:r>
        <w:t>Añadir diagramas UML para cada parte, explicando las estructuras de clases en algoritmos, las relaciones entre shaders y GameObjects, etc.</w:t>
      </w:r>
    </w:p>
  </w:comment>
  <w:comment w:id="50" w:author="Centor" w:date="2012-08-04T10:27:00Z" w:initials="C">
    <w:p w:rsidR="003D3880" w:rsidRDefault="003D3880">
      <w:pPr>
        <w:pStyle w:val="Textocomentario"/>
      </w:pPr>
      <w:r>
        <w:rPr>
          <w:rStyle w:val="Refdecomentario"/>
        </w:rPr>
        <w:annotationRef/>
      </w:r>
      <w:r>
        <w:t>Completar con el resto del proceso. Falta hablar de los hábitats y el algoritmo de vida (solo nombrar el enlace).</w:t>
      </w:r>
    </w:p>
  </w:comment>
  <w:comment w:id="55" w:author="Aris Goicoechea Lassaletta" w:date="2012-09-06T09:48:00Z" w:initials="AGL">
    <w:p w:rsidR="003D3880" w:rsidRDefault="003D3880">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62" w:author="Aris Goicoechea Lassaletta" w:date="2012-09-06T11:37:00Z" w:initials="AGL">
    <w:p w:rsidR="003D3880" w:rsidRDefault="003D3880">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63" w:author="Aris Goicoechea Lassaletta" w:date="2012-09-06T09:50:00Z" w:initials="AGL">
    <w:p w:rsidR="003D3880" w:rsidRDefault="003D3880">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65" w:author="Aris Goicoechea Lassaletta" w:date="2012-09-06T20:28:00Z" w:initials="AGL">
    <w:p w:rsidR="003D3880" w:rsidRDefault="003D3880">
      <w:pPr>
        <w:pStyle w:val="Textocomentario"/>
      </w:pPr>
      <w:r>
        <w:rPr>
          <w:rStyle w:val="Refdecomentario"/>
        </w:rPr>
        <w:annotationRef/>
      </w:r>
      <w:r>
        <w:t>Creo que sería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75" w:author="Maf" w:date="2012-09-06T20:29:00Z" w:initials="M">
    <w:p w:rsidR="003D3880" w:rsidRDefault="003D3880" w:rsidP="00AF4191">
      <w:pPr>
        <w:pStyle w:val="Textocomentario"/>
      </w:pPr>
      <w:r>
        <w:rPr>
          <w:rStyle w:val="Refdecomentario"/>
        </w:rPr>
        <w:annotationRef/>
      </w:r>
      <w:r>
        <w:t>No describe un motor 3D en su totalidad, solo hasta que dice renderer y ahí paro. Como la sección de gráficos tiene muchos tecnicismos primero hay que definirlos un poquito con nociones.</w:t>
      </w:r>
    </w:p>
  </w:comment>
  <w:comment w:id="76" w:author="Aris Goicoechea Lassaletta" w:date="2012-09-06T20:29:00Z" w:initials="AGL">
    <w:p w:rsidR="003D3880" w:rsidRDefault="003D3880" w:rsidP="00AF4191">
      <w:pPr>
        <w:pStyle w:val="Textocomentario"/>
      </w:pPr>
      <w:r>
        <w:rPr>
          <w:rStyle w:val="Refdecomentario"/>
        </w:rPr>
        <w:annotationRef/>
      </w:r>
      <w:r>
        <w:t>Yo esta sección la metería en la introducción de Unity o en la de arquitectura, no haría una introducción a cada parte porque queda muy “aislado”, y queremos intentar que todo el documento sea de una única lectura y mas cohesionado.</w:t>
      </w:r>
    </w:p>
  </w:comment>
  <w:comment w:id="80" w:author="Aris Goicoechea Lassaletta" w:date="2012-09-06T09:23:00Z" w:initials="AGL">
    <w:p w:rsidR="003D3880" w:rsidRDefault="003D3880">
      <w:pPr>
        <w:pStyle w:val="Textocomentario"/>
      </w:pPr>
      <w:r>
        <w:rPr>
          <w:rStyle w:val="Refdecomentario"/>
        </w:rPr>
        <w:annotationRef/>
      </w:r>
      <w:r>
        <w:t>Para esto están las referencias al final… Nada de hipervínculos aquí.</w:t>
      </w:r>
    </w:p>
  </w:comment>
  <w:comment w:id="79" w:author="Maf" w:date="2012-09-06T21:03:00Z" w:initials="M">
    <w:p w:rsidR="003D3880" w:rsidRDefault="003D3880" w:rsidP="003D3880">
      <w:pPr>
        <w:pStyle w:val="Textocomentario"/>
      </w:pPr>
      <w:r>
        <w:rPr>
          <w:rStyle w:val="Refdecomentario"/>
        </w:rPr>
        <w:annotationRef/>
      </w:r>
      <w:r>
        <w:t>ya sé que esto va en una referencia. Lo meto así porque las referencias están hechas un caos y aquí tengo el link guardado.</w:t>
      </w:r>
    </w:p>
  </w:comment>
  <w:comment w:id="85" w:author="Maf" w:date="2012-09-06T20:30:00Z" w:initials="M">
    <w:p w:rsidR="003D3880" w:rsidRDefault="003D3880">
      <w:pPr>
        <w:pStyle w:val="Textocomentario"/>
      </w:pPr>
      <w:r>
        <w:rPr>
          <w:rStyle w:val="Refdecomentario"/>
        </w:rPr>
        <w:annotationRef/>
      </w:r>
      <w:r>
        <w:t xml:space="preserve">hablar sobre los </w:t>
      </w:r>
      <w:proofErr w:type="spellStart"/>
      <w:r>
        <w:t>shaders</w:t>
      </w:r>
      <w:proofErr w:type="spellEnd"/>
      <w:r>
        <w:t xml:space="preserve"> en Unity: sus materiales, su utilidad, </w:t>
      </w:r>
    </w:p>
  </w:comment>
  <w:comment w:id="86" w:author="Maf" w:date="2012-09-06T15:45:00Z" w:initials="M">
    <w:p w:rsidR="003D3880" w:rsidRDefault="003D3880" w:rsidP="00FA794E">
      <w:pPr>
        <w:pStyle w:val="Textocomentario"/>
      </w:pPr>
      <w:r>
        <w:rPr>
          <w:rStyle w:val="Refdecomentario"/>
        </w:rPr>
        <w:annotationRef/>
      </w:r>
      <w:r>
        <w:t>Imágenes</w:t>
      </w:r>
    </w:p>
  </w:comment>
  <w:comment w:id="87" w:author="Maf" w:date="2012-09-06T15:45:00Z" w:initials="M">
    <w:p w:rsidR="003D3880" w:rsidRDefault="003D3880" w:rsidP="00FA794E">
      <w:pPr>
        <w:pStyle w:val="Textocomentario"/>
      </w:pPr>
      <w:r>
        <w:rPr>
          <w:rStyle w:val="Refdecomentario"/>
        </w:rPr>
        <w:annotationRef/>
      </w:r>
      <w:r>
        <w:t>Imágenes</w:t>
      </w:r>
    </w:p>
  </w:comment>
  <w:comment w:id="88" w:author="Maf" w:date="2012-09-06T03:01:00Z" w:initials="M">
    <w:p w:rsidR="003D3880" w:rsidRDefault="003D3880">
      <w:pPr>
        <w:pStyle w:val="Textocomentario"/>
      </w:pPr>
      <w:r>
        <w:rPr>
          <w:rStyle w:val="Refdecomentario"/>
        </w:rPr>
        <w:annotationRef/>
      </w:r>
      <w:r>
        <w:t>Esto igual ya lo ha dicho Aris en la estructura de la escena principal o algún otro lugar, no?</w:t>
      </w:r>
    </w:p>
  </w:comment>
  <w:comment w:id="89" w:author="Aris Goicoechea Lassaletta" w:date="2012-09-06T09:32:00Z" w:initials="AGL">
    <w:p w:rsidR="003D3880" w:rsidRDefault="003D3880">
      <w:pPr>
        <w:pStyle w:val="Textocomentario"/>
      </w:pPr>
      <w:r>
        <w:rPr>
          <w:rStyle w:val="Refdecomentario"/>
        </w:rPr>
        <w:annotationRef/>
      </w:r>
      <w:r>
        <w:t>Nop, no lo he dicho. Aunque de nuevo me surge la duda de si este es el mejor sitio para decirlo, teniendo en cuenta que hay secciones como “Estructura del proyecto”</w:t>
      </w:r>
    </w:p>
  </w:comment>
  <w:comment w:id="90" w:author="Maf" w:date="2012-09-06T15:50:00Z" w:initials="M">
    <w:p w:rsidR="003D3880" w:rsidRDefault="003D3880" w:rsidP="00FA794E">
      <w:pPr>
        <w:pStyle w:val="Textocomentario"/>
      </w:pPr>
      <w:r>
        <w:rPr>
          <w:rStyle w:val="Refdecomentario"/>
        </w:rPr>
        <w:annotationRef/>
      </w:r>
      <w:r>
        <w:t>En profundidad ¬¬</w:t>
      </w:r>
    </w:p>
  </w:comment>
  <w:comment w:id="91" w:author="Maf" w:date="2012-09-06T15:45:00Z" w:initials="M">
    <w:p w:rsidR="003D3880" w:rsidRDefault="003D3880" w:rsidP="00FA794E">
      <w:pPr>
        <w:pStyle w:val="Textocomentario"/>
      </w:pPr>
      <w:r>
        <w:rPr>
          <w:rStyle w:val="Refdecomentario"/>
        </w:rPr>
        <w:annotationRef/>
      </w:r>
      <w:r>
        <w:t>Imágenes</w:t>
      </w:r>
    </w:p>
  </w:comment>
  <w:comment w:id="92" w:author="Maf" w:date="2012-09-06T15:45:00Z" w:initials="M">
    <w:p w:rsidR="003D3880" w:rsidRDefault="003D3880" w:rsidP="00FA794E">
      <w:pPr>
        <w:pStyle w:val="Textocomentario"/>
      </w:pPr>
      <w:r>
        <w:rPr>
          <w:rStyle w:val="Refdecomentario"/>
        </w:rPr>
        <w:annotationRef/>
      </w:r>
      <w:r>
        <w:rPr>
          <w:rStyle w:val="Refdecomentario"/>
        </w:rPr>
        <w:t>Imagen</w:t>
      </w:r>
    </w:p>
  </w:comment>
  <w:comment w:id="93" w:author="Maf" w:date="2012-09-06T15:45:00Z" w:initials="M">
    <w:p w:rsidR="003D3880" w:rsidRDefault="003D3880" w:rsidP="00FA794E">
      <w:pPr>
        <w:pStyle w:val="Textocomentario"/>
      </w:pPr>
      <w:r>
        <w:rPr>
          <w:rStyle w:val="Refdecomentario"/>
        </w:rPr>
        <w:annotationRef/>
      </w:r>
      <w:r>
        <w:t>poner nombres bien</w:t>
      </w:r>
    </w:p>
  </w:comment>
  <w:comment w:id="94" w:author="Maf" w:date="2012-09-06T15:45:00Z" w:initials="M">
    <w:p w:rsidR="003D3880" w:rsidRDefault="003D3880" w:rsidP="00FA794E">
      <w:pPr>
        <w:pStyle w:val="Textocomentario"/>
      </w:pPr>
      <w:r>
        <w:rPr>
          <w:rStyle w:val="Refdecomentario"/>
        </w:rPr>
        <w:annotationRef/>
      </w:r>
      <w:r>
        <w:t>hablar de quitar plantas definitivamente</w:t>
      </w:r>
    </w:p>
  </w:comment>
  <w:comment w:id="95" w:author="Maf" w:date="2012-09-06T21:10:00Z" w:initials="M">
    <w:p w:rsidR="003D3880" w:rsidRPr="00FA794E" w:rsidRDefault="003D3880" w:rsidP="00FA794E">
      <w:pPr>
        <w:pStyle w:val="Textocomentario"/>
        <w:rPr>
          <w:lang w:val="en-US"/>
        </w:rPr>
      </w:pPr>
      <w:r>
        <w:rPr>
          <w:rStyle w:val="Refdecomentario"/>
        </w:rPr>
        <w:annotationRef/>
      </w:r>
      <w:r>
        <w:t>Imagen</w:t>
      </w:r>
    </w:p>
  </w:comment>
  <w:comment w:id="96" w:author="Maf" w:date="2012-09-06T21:04:00Z" w:initials="M">
    <w:p w:rsidR="003D3880" w:rsidRPr="00FA794E" w:rsidRDefault="003D3880" w:rsidP="00FA794E">
      <w:pPr>
        <w:pStyle w:val="Textocomentario"/>
        <w:rPr>
          <w:lang w:val="en-US"/>
        </w:rPr>
      </w:pPr>
      <w:r>
        <w:rPr>
          <w:rStyle w:val="Refdecomentario"/>
        </w:rPr>
        <w:annotationRef/>
      </w:r>
      <w:proofErr w:type="spellStart"/>
      <w:r w:rsidRPr="003D3880">
        <w:t>Imagen</w:t>
      </w:r>
      <w:proofErr w:type="spellEnd"/>
    </w:p>
  </w:comment>
  <w:comment w:id="97" w:author="Maf" w:date="2012-09-06T15:45:00Z" w:initials="M">
    <w:p w:rsidR="003D3880" w:rsidRPr="00FA794E" w:rsidRDefault="003D3880" w:rsidP="00FA794E">
      <w:pPr>
        <w:pStyle w:val="Textocomentario"/>
        <w:rPr>
          <w:lang w:val="en-US"/>
        </w:rPr>
      </w:pPr>
      <w:r>
        <w:rPr>
          <w:rStyle w:val="Refdecomentario"/>
        </w:rPr>
        <w:annotationRef/>
      </w:r>
      <w:proofErr w:type="spellStart"/>
      <w:r w:rsidRPr="00FA794E">
        <w:rPr>
          <w:rStyle w:val="Refdecomentario"/>
          <w:lang w:val="en-US"/>
        </w:rPr>
        <w:t>ÇImagen</w:t>
      </w:r>
      <w:proofErr w:type="spellEnd"/>
      <w:r w:rsidRPr="00FA794E">
        <w:rPr>
          <w:rStyle w:val="Refdecomentario"/>
          <w:lang w:val="en-US"/>
        </w:rPr>
        <w:t xml:space="preserve"> </w:t>
      </w:r>
      <w:proofErr w:type="spellStart"/>
      <w:r w:rsidRPr="00FA794E">
        <w:rPr>
          <w:rStyle w:val="Refdecomentario"/>
          <w:lang w:val="en-US"/>
        </w:rPr>
        <w:t>FiltroOn</w:t>
      </w:r>
      <w:proofErr w:type="spellEnd"/>
      <w:r w:rsidRPr="00FA794E">
        <w:rPr>
          <w:rStyle w:val="Refdecomentario"/>
          <w:lang w:val="en-US"/>
        </w:rPr>
        <w:t xml:space="preserve"> </w:t>
      </w:r>
      <w:proofErr w:type="spellStart"/>
      <w:r w:rsidRPr="00FA794E">
        <w:rPr>
          <w:rStyle w:val="Refdecomentario"/>
          <w:lang w:val="en-US"/>
        </w:rPr>
        <w:t>vs</w:t>
      </w:r>
      <w:proofErr w:type="spellEnd"/>
      <w:r w:rsidRPr="00FA794E">
        <w:rPr>
          <w:rStyle w:val="Refdecomentario"/>
          <w:lang w:val="en-US"/>
        </w:rPr>
        <w:t xml:space="preserve"> </w:t>
      </w:r>
      <w:proofErr w:type="spellStart"/>
      <w:r w:rsidRPr="00FA794E">
        <w:rPr>
          <w:rStyle w:val="Refdecomentario"/>
          <w:lang w:val="en-US"/>
        </w:rPr>
        <w:t>FiltroOFf</w:t>
      </w:r>
      <w:proofErr w:type="spellEnd"/>
    </w:p>
  </w:comment>
  <w:comment w:id="98" w:author="Maf" w:date="2012-09-06T15:45:00Z" w:initials="M">
    <w:p w:rsidR="003D3880" w:rsidRDefault="003D3880" w:rsidP="00FA794E">
      <w:pPr>
        <w:pStyle w:val="Textocomentario"/>
      </w:pPr>
      <w:r>
        <w:rPr>
          <w:rStyle w:val="Refdecomentario"/>
        </w:rPr>
        <w:annotationRef/>
      </w:r>
      <w:r>
        <w:t xml:space="preserve">mejoras de </w:t>
      </w:r>
      <w:proofErr w:type="spellStart"/>
      <w:r>
        <w:t>shaders</w:t>
      </w:r>
      <w:proofErr w:type="spellEnd"/>
      <w:r>
        <w:t xml:space="preserve"> actuales: </w:t>
      </w:r>
      <w:proofErr w:type="spellStart"/>
      <w:r>
        <w:t>texture</w:t>
      </w:r>
      <w:proofErr w:type="spellEnd"/>
      <w:r>
        <w:t xml:space="preserve"> atlas...</w:t>
      </w:r>
    </w:p>
  </w:comment>
  <w:comment w:id="103" w:author="Aris Goicoechea Lassaletta" w:date="2012-09-06T09:39:00Z" w:initials="AGL">
    <w:p w:rsidR="003D3880" w:rsidRDefault="003D3880">
      <w:pPr>
        <w:pStyle w:val="Textocomentario"/>
      </w:pPr>
      <w:r>
        <w:rPr>
          <w:rStyle w:val="Refdecomentario"/>
        </w:rPr>
        <w:annotationRef/>
      </w:r>
      <w:r>
        <w:t>Lo mismo que antes, los hipervínculos a la sección de referencias, al final…</w:t>
      </w:r>
    </w:p>
  </w:comment>
  <w:comment w:id="102" w:author="Maf" w:date="2012-09-06T15:51:00Z" w:initials="M">
    <w:p w:rsidR="003D3880" w:rsidRDefault="003D3880">
      <w:pPr>
        <w:pStyle w:val="Textocomentario"/>
      </w:pPr>
      <w:r>
        <w:rPr>
          <w:rStyle w:val="Refdecomentario"/>
        </w:rPr>
        <w:annotationRef/>
      </w:r>
      <w:r>
        <w:t>Referencia temporal</w:t>
      </w:r>
    </w:p>
  </w:comment>
  <w:comment w:id="107" w:author="Aris Goicoechea Lassaletta" w:date="2012-09-06T21:09:00Z" w:initials="AGL">
    <w:p w:rsidR="003D3880" w:rsidRDefault="003D3880" w:rsidP="00AF4191">
      <w:pPr>
        <w:pStyle w:val="Textocomentario"/>
      </w:pPr>
      <w:r>
        <w:rPr>
          <w:rStyle w:val="Refdecomentario"/>
        </w:rPr>
        <w:annotationRef/>
      </w:r>
      <w:r>
        <w:t xml:space="preserve">No es cada </w:t>
      </w:r>
      <w:proofErr w:type="spellStart"/>
      <w:r>
        <w:t>frame</w:t>
      </w:r>
      <w:proofErr w:type="spellEnd"/>
      <w:r>
        <w:t xml:space="preserve">, es por cada evento, así que potencialmente se puede llamar muchas veces por </w:t>
      </w:r>
      <w:proofErr w:type="spellStart"/>
      <w:r>
        <w:t>frame</w:t>
      </w:r>
      <w:proofErr w:type="spellEnd"/>
      <w:r>
        <w:t>.</w:t>
      </w:r>
    </w:p>
  </w:comment>
  <w:comment w:id="109" w:author="Maf" w:date="2012-09-06T20:31:00Z" w:initials="M">
    <w:p w:rsidR="003D3880" w:rsidRPr="00891255" w:rsidRDefault="003D3880" w:rsidP="00AF4191">
      <w:pPr>
        <w:pStyle w:val="Textocomentario"/>
      </w:pPr>
      <w:r>
        <w:rPr>
          <w:rStyle w:val="Refdecomentario"/>
        </w:rPr>
        <w:annotationRef/>
      </w:r>
      <w:r w:rsidRPr="00891255">
        <w:t>Insertar Imágenes Comparativas</w:t>
      </w:r>
    </w:p>
  </w:comment>
  <w:comment w:id="108" w:author="Maf" w:date="2012-09-06T00:30:00Z" w:initials="M">
    <w:p w:rsidR="003D3880" w:rsidRPr="00891255" w:rsidRDefault="003D3880"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110" w:author="Maf" w:date="2012-09-06T20:31:00Z" w:initials="M">
    <w:p w:rsidR="003D3880" w:rsidRDefault="003D3880" w:rsidP="00AF4191">
      <w:pPr>
        <w:pStyle w:val="Textocomentario"/>
      </w:pPr>
      <w:r>
        <w:rPr>
          <w:rStyle w:val="Refdecomentario"/>
        </w:rPr>
        <w:annotationRef/>
      </w:r>
      <w:r>
        <w:t>Rellenad con cosas sobre el código de las interfaces con alguna particularidad si creéis conveniente</w:t>
      </w:r>
    </w:p>
  </w:comment>
  <w:comment w:id="111" w:author="Maf" w:date="2012-09-06T00:30:00Z" w:initials="M">
    <w:p w:rsidR="003D3880" w:rsidRDefault="003D3880" w:rsidP="00AF4191">
      <w:pPr>
        <w:pStyle w:val="Textocomentario"/>
      </w:pPr>
      <w:r>
        <w:rPr>
          <w:rStyle w:val="Refdecomentario"/>
        </w:rPr>
        <w:annotationRef/>
      </w:r>
      <w:r>
        <w:t>Relleno total</w:t>
      </w:r>
    </w:p>
  </w:comment>
  <w:comment w:id="112" w:author="Maf" w:date="2012-09-06T00:30:00Z" w:initials="M">
    <w:p w:rsidR="003D3880" w:rsidRDefault="003D3880" w:rsidP="00AF4191">
      <w:pPr>
        <w:pStyle w:val="Textocomentario"/>
      </w:pPr>
      <w:r>
        <w:rPr>
          <w:rStyle w:val="Refdecomentario"/>
        </w:rPr>
        <w:annotationRef/>
      </w:r>
      <w:r>
        <w:t>Mejorar</w:t>
      </w:r>
    </w:p>
  </w:comment>
  <w:comment w:id="117" w:author="Centor" w:date="2012-08-07T21:07:00Z" w:initials="C">
    <w:p w:rsidR="003D3880" w:rsidRDefault="003D3880">
      <w:pPr>
        <w:pStyle w:val="Textocomentario"/>
      </w:pPr>
      <w:r>
        <w:rPr>
          <w:rStyle w:val="Refdecomentario"/>
        </w:rPr>
        <w:annotationRef/>
      </w:r>
      <w:r>
        <w:t>Aquí hablamos de la estructura general del proyecto, de las interconexiones entre escenas, de cómo se guardan las partidas, etc.</w:t>
      </w:r>
    </w:p>
  </w:comment>
  <w:comment w:id="131" w:author="Aris Goicoechea Lassaletta" w:date="2012-09-06T20:28:00Z" w:initials="AGL">
    <w:p w:rsidR="003D3880" w:rsidRDefault="003D3880">
      <w:pPr>
        <w:pStyle w:val="Textocomentario"/>
      </w:pPr>
      <w:r>
        <w:rPr>
          <w:rStyle w:val="Refdecomentario"/>
        </w:rPr>
        <w:annotationRef/>
      </w:r>
      <w:r>
        <w:t>No sé si merece la pena… Con estas pocas referencias al menos no creo. Si te pones a meter todas las de la parte gráfica (que son muchísimas) y esto crece, igual, pero por ahora…</w:t>
      </w:r>
    </w:p>
  </w:comment>
  <w:comment w:id="130" w:author="Maf" w:date="2012-09-06T03:23:00Z" w:initials="M">
    <w:p w:rsidR="003D3880" w:rsidRDefault="003D3880">
      <w:pPr>
        <w:pStyle w:val="Textocomentario"/>
      </w:pPr>
      <w:r>
        <w:rPr>
          <w:rStyle w:val="Refdecomentario"/>
        </w:rPr>
        <w:annotationRef/>
      </w:r>
      <w:r>
        <w:t>aquí no habría que hacer como secciones también, para tenerlo organizado?</w:t>
      </w:r>
    </w:p>
  </w:comment>
  <w:comment w:id="132" w:author="Centor" w:date="2012-08-03T01:04:00Z" w:initials="C">
    <w:p w:rsidR="003D3880" w:rsidRDefault="003D3880">
      <w:pPr>
        <w:pStyle w:val="Textocomentario"/>
      </w:pPr>
      <w:r>
        <w:rPr>
          <w:rStyle w:val="Refdecomentario"/>
        </w:rPr>
        <w:annotationRef/>
      </w:r>
      <w:r>
        <w:t>Añadir a medida que sean necesarios y explicar que es cada uno.</w:t>
      </w:r>
    </w:p>
  </w:comment>
  <w:comment w:id="137" w:author="Maf" w:date="2012-09-06T15:42:00Z" w:initials="M">
    <w:p w:rsidR="003D3880" w:rsidRDefault="003D3880">
      <w:pPr>
        <w:pStyle w:val="Textocomentario"/>
      </w:pPr>
      <w:r>
        <w:rPr>
          <w:rStyle w:val="Refdecomentario"/>
        </w:rPr>
        <w:annotationRef/>
      </w:r>
      <w:r>
        <w:t>lo mismo, secciones o algún tipo de orden</w:t>
      </w:r>
    </w:p>
    <w:p w:rsidR="003D3880" w:rsidRDefault="003D3880">
      <w:pPr>
        <w:pStyle w:val="Textocomentario"/>
      </w:pPr>
    </w:p>
    <w:p w:rsidR="003D3880" w:rsidRDefault="003D3880">
      <w:pPr>
        <w:pStyle w:val="Textocomentario"/>
      </w:pPr>
      <w:r>
        <w:t xml:space="preserve">El sentido del orden es lógico, si yo escribo y empiezo a meter referencias y dejo de escribir y luego metes tu... pues queda un caos. lo suyo seria meterlas o al final, ordenadas por orden de aparición, o por secciones, que como ya están puestas y están en orden de aparición, es lo mismo. </w:t>
      </w:r>
    </w:p>
  </w:comment>
  <w:comment w:id="138" w:author="Aris Goicoechea Lassaletta" w:date="2012-09-06T09:46:00Z" w:initials="AGL">
    <w:p w:rsidR="003D3880" w:rsidRDefault="003D3880">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880" w:rsidRDefault="003D3880" w:rsidP="000A0F82">
      <w:pPr>
        <w:spacing w:after="0" w:line="240" w:lineRule="auto"/>
      </w:pPr>
      <w:r>
        <w:separator/>
      </w:r>
    </w:p>
  </w:endnote>
  <w:endnote w:type="continuationSeparator" w:id="0">
    <w:p w:rsidR="003D3880" w:rsidRDefault="003D3880"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D3880" w:rsidRDefault="003D3880">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D3880" w:rsidRDefault="003D3880">
                    <w:pPr>
                      <w:jc w:val="center"/>
                    </w:pPr>
                    <w:fldSimple w:instr=" PAGE    \* MERGEFORMAT ">
                      <w:r w:rsidR="00E656A0">
                        <w:rPr>
                          <w:noProof/>
                        </w:rPr>
                        <w:t>46</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880" w:rsidRDefault="003D3880" w:rsidP="000A0F82">
      <w:pPr>
        <w:spacing w:after="0" w:line="240" w:lineRule="auto"/>
      </w:pPr>
      <w:r>
        <w:separator/>
      </w:r>
    </w:p>
  </w:footnote>
  <w:footnote w:type="continuationSeparator" w:id="0">
    <w:p w:rsidR="003D3880" w:rsidRDefault="003D3880" w:rsidP="000A0F82">
      <w:pPr>
        <w:spacing w:after="0" w:line="240" w:lineRule="auto"/>
      </w:pPr>
      <w:r>
        <w:continuationSeparator/>
      </w:r>
    </w:p>
  </w:footnote>
  <w:footnote w:id="1">
    <w:p w:rsidR="003D3880" w:rsidRDefault="003D3880">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3D3880" w:rsidRDefault="003D3880">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3">
    <w:p w:rsidR="003D3880" w:rsidRDefault="003D3880">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D3880" w:rsidRDefault="003D3880">
        <w:pPr>
          <w:pStyle w:val="Encabezado"/>
          <w:pBdr>
            <w:between w:val="single" w:sz="4" w:space="1" w:color="4F81BD" w:themeColor="accent1"/>
          </w:pBdr>
          <w:spacing w:line="276" w:lineRule="auto"/>
          <w:jc w:val="center"/>
        </w:pPr>
        <w:r>
          <w:t>Memoria Sistemas Informáticos</w:t>
        </w:r>
      </w:p>
    </w:sdtContent>
  </w:sdt>
  <w:p w:rsidR="003D3880" w:rsidRDefault="003D3880">
    <w:pPr>
      <w:pStyle w:val="Encabezado"/>
      <w:pBdr>
        <w:between w:val="single" w:sz="4" w:space="1" w:color="4F81BD" w:themeColor="accent1"/>
      </w:pBdr>
      <w:spacing w:line="276" w:lineRule="auto"/>
      <w:jc w:val="center"/>
    </w:pPr>
    <w:fldSimple w:instr=" STYLEREF  &quot;Título 1&quot; \l \t  \* MERGEFORMAT ">
      <w:r w:rsidR="00E656A0">
        <w:rPr>
          <w:noProof/>
        </w:rPr>
        <w:t>Referencias</w:t>
      </w:r>
    </w:fldSimple>
    <w:r>
      <w:t xml:space="preserve"> - </w:t>
    </w:r>
    <w:fldSimple w:instr=" STYLEREF  &quot;Título 2&quot; \l  \* MERGEFORMAT ">
      <w:r w:rsidR="00E656A0">
        <w:rPr>
          <w:noProof/>
        </w:rPr>
        <w:t>Pruebas realizadas</w:t>
      </w:r>
    </w:fldSimple>
  </w:p>
  <w:p w:rsidR="003D3880" w:rsidRDefault="003D388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4A149D"/>
    <w:multiLevelType w:val="hybridMultilevel"/>
    <w:tmpl w:val="A82421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0"/>
  </w:num>
  <w:num w:numId="4">
    <w:abstractNumId w:val="4"/>
  </w:num>
  <w:num w:numId="5">
    <w:abstractNumId w:val="8"/>
  </w:num>
  <w:num w:numId="6">
    <w:abstractNumId w:val="17"/>
  </w:num>
  <w:num w:numId="7">
    <w:abstractNumId w:val="3"/>
  </w:num>
  <w:num w:numId="8">
    <w:abstractNumId w:val="11"/>
  </w:num>
  <w:num w:numId="9">
    <w:abstractNumId w:val="1"/>
  </w:num>
  <w:num w:numId="10">
    <w:abstractNumId w:val="10"/>
  </w:num>
  <w:num w:numId="11">
    <w:abstractNumId w:val="14"/>
  </w:num>
  <w:num w:numId="12">
    <w:abstractNumId w:val="16"/>
  </w:num>
  <w:num w:numId="13">
    <w:abstractNumId w:val="12"/>
  </w:num>
  <w:num w:numId="14">
    <w:abstractNumId w:val="9"/>
  </w:num>
  <w:num w:numId="15">
    <w:abstractNumId w:val="18"/>
  </w:num>
  <w:num w:numId="16">
    <w:abstractNumId w:val="21"/>
  </w:num>
  <w:num w:numId="17">
    <w:abstractNumId w:val="13"/>
  </w:num>
  <w:num w:numId="18">
    <w:abstractNumId w:val="5"/>
  </w:num>
  <w:num w:numId="19">
    <w:abstractNumId w:val="15"/>
  </w:num>
  <w:num w:numId="20">
    <w:abstractNumId w:val="2"/>
  </w:num>
  <w:num w:numId="21">
    <w:abstractNumId w:val="19"/>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959ED"/>
    <w:rsid w:val="000A0F82"/>
    <w:rsid w:val="000A28E9"/>
    <w:rsid w:val="000A2FEE"/>
    <w:rsid w:val="000A36E5"/>
    <w:rsid w:val="000B30C5"/>
    <w:rsid w:val="000C0A46"/>
    <w:rsid w:val="000D119D"/>
    <w:rsid w:val="000E20A0"/>
    <w:rsid w:val="000F4B1C"/>
    <w:rsid w:val="00114A5A"/>
    <w:rsid w:val="00115896"/>
    <w:rsid w:val="00120E9A"/>
    <w:rsid w:val="00137FA0"/>
    <w:rsid w:val="00156DF3"/>
    <w:rsid w:val="001625EC"/>
    <w:rsid w:val="00170F98"/>
    <w:rsid w:val="001A17AB"/>
    <w:rsid w:val="001A757A"/>
    <w:rsid w:val="001A791E"/>
    <w:rsid w:val="001E2AC4"/>
    <w:rsid w:val="002101B4"/>
    <w:rsid w:val="00210B78"/>
    <w:rsid w:val="00215C7F"/>
    <w:rsid w:val="002236DF"/>
    <w:rsid w:val="00227844"/>
    <w:rsid w:val="002374DE"/>
    <w:rsid w:val="00237689"/>
    <w:rsid w:val="002424CE"/>
    <w:rsid w:val="00255CB8"/>
    <w:rsid w:val="00265A25"/>
    <w:rsid w:val="00272121"/>
    <w:rsid w:val="00277F6A"/>
    <w:rsid w:val="0029271F"/>
    <w:rsid w:val="00292AAE"/>
    <w:rsid w:val="002A7ADA"/>
    <w:rsid w:val="002B0E97"/>
    <w:rsid w:val="002C5D18"/>
    <w:rsid w:val="002C7571"/>
    <w:rsid w:val="002D7C21"/>
    <w:rsid w:val="002E12C2"/>
    <w:rsid w:val="002E5877"/>
    <w:rsid w:val="002F466A"/>
    <w:rsid w:val="002F7FD8"/>
    <w:rsid w:val="00306597"/>
    <w:rsid w:val="00321481"/>
    <w:rsid w:val="00326388"/>
    <w:rsid w:val="00336033"/>
    <w:rsid w:val="00345D68"/>
    <w:rsid w:val="00352170"/>
    <w:rsid w:val="00362978"/>
    <w:rsid w:val="0036332C"/>
    <w:rsid w:val="00370157"/>
    <w:rsid w:val="003828A0"/>
    <w:rsid w:val="0038312C"/>
    <w:rsid w:val="00384380"/>
    <w:rsid w:val="003A3FF0"/>
    <w:rsid w:val="003A4A4B"/>
    <w:rsid w:val="003A74D6"/>
    <w:rsid w:val="003B711F"/>
    <w:rsid w:val="003C0FF2"/>
    <w:rsid w:val="003D3880"/>
    <w:rsid w:val="003E01A4"/>
    <w:rsid w:val="003E7018"/>
    <w:rsid w:val="003F2B71"/>
    <w:rsid w:val="00401244"/>
    <w:rsid w:val="0040233F"/>
    <w:rsid w:val="00405216"/>
    <w:rsid w:val="004260EE"/>
    <w:rsid w:val="004447DD"/>
    <w:rsid w:val="00470922"/>
    <w:rsid w:val="004B5D15"/>
    <w:rsid w:val="004C06CE"/>
    <w:rsid w:val="004C47A9"/>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14C8"/>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81CF4"/>
    <w:rsid w:val="009B16F1"/>
    <w:rsid w:val="009B23DB"/>
    <w:rsid w:val="009B26B5"/>
    <w:rsid w:val="009B6C76"/>
    <w:rsid w:val="009E3640"/>
    <w:rsid w:val="009E60DB"/>
    <w:rsid w:val="00A03A19"/>
    <w:rsid w:val="00A0684B"/>
    <w:rsid w:val="00A303EC"/>
    <w:rsid w:val="00A3766B"/>
    <w:rsid w:val="00A42A4F"/>
    <w:rsid w:val="00A51153"/>
    <w:rsid w:val="00A609A4"/>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805A4"/>
    <w:rsid w:val="00B910DE"/>
    <w:rsid w:val="00B95988"/>
    <w:rsid w:val="00B95F5D"/>
    <w:rsid w:val="00BA7881"/>
    <w:rsid w:val="00BB567A"/>
    <w:rsid w:val="00BC40F2"/>
    <w:rsid w:val="00BC5974"/>
    <w:rsid w:val="00BD134E"/>
    <w:rsid w:val="00BD41AE"/>
    <w:rsid w:val="00BD7685"/>
    <w:rsid w:val="00BE2A4C"/>
    <w:rsid w:val="00C02681"/>
    <w:rsid w:val="00C06054"/>
    <w:rsid w:val="00C24B47"/>
    <w:rsid w:val="00C442AC"/>
    <w:rsid w:val="00C504B3"/>
    <w:rsid w:val="00C61F40"/>
    <w:rsid w:val="00C65C23"/>
    <w:rsid w:val="00C74425"/>
    <w:rsid w:val="00C80E5A"/>
    <w:rsid w:val="00C81FB9"/>
    <w:rsid w:val="00C92AED"/>
    <w:rsid w:val="00CA590E"/>
    <w:rsid w:val="00CC10C3"/>
    <w:rsid w:val="00CC5789"/>
    <w:rsid w:val="00CC57E4"/>
    <w:rsid w:val="00CD3DAF"/>
    <w:rsid w:val="00CE0049"/>
    <w:rsid w:val="00CF1B22"/>
    <w:rsid w:val="00CF7C4E"/>
    <w:rsid w:val="00D10FCD"/>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61FA"/>
    <w:rsid w:val="00DD7291"/>
    <w:rsid w:val="00DE4496"/>
    <w:rsid w:val="00DF04ED"/>
    <w:rsid w:val="00DF160D"/>
    <w:rsid w:val="00E274F8"/>
    <w:rsid w:val="00E30D43"/>
    <w:rsid w:val="00E34501"/>
    <w:rsid w:val="00E55754"/>
    <w:rsid w:val="00E656A0"/>
    <w:rsid w:val="00E704F9"/>
    <w:rsid w:val="00E73B69"/>
    <w:rsid w:val="00E748A0"/>
    <w:rsid w:val="00E86B99"/>
    <w:rsid w:val="00EB780C"/>
    <w:rsid w:val="00EC3B71"/>
    <w:rsid w:val="00EC56DE"/>
    <w:rsid w:val="00EC6536"/>
    <w:rsid w:val="00ED2A1D"/>
    <w:rsid w:val="00ED3FF6"/>
    <w:rsid w:val="00EE4B18"/>
    <w:rsid w:val="00EF0751"/>
    <w:rsid w:val="00EF568D"/>
    <w:rsid w:val="00F11F40"/>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91F25"/>
    <w:rsid w:val="00FA24CD"/>
    <w:rsid w:val="00FA2780"/>
    <w:rsid w:val="00FA794E"/>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mycryengine.com/"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en.wikipedia.org/wiki/Knuth_shuffle" TargetMode="External"/><Relationship Id="rId47"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unrealengine.com/en/udk/"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ource.valvesoftware.com/"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blender.org/" TargetMode="External"/><Relationship Id="rId40" Type="http://schemas.openxmlformats.org/officeDocument/2006/relationships/hyperlink" Target="http://web.archive.org/web/20081026115600/http:/www.idsoftware.com/business/idtech4/"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tortoisesvn.net/" TargetMode="External"/><Relationship Id="rId10" Type="http://schemas.openxmlformats.org/officeDocument/2006/relationships/numbering" Target="numbering.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developer.amd.com/assets/Tatarchuk-Noise(GDC07-D3D_Day).pdf" TargetMode="External"/><Relationship Id="rId43" Type="http://schemas.openxmlformats.org/officeDocument/2006/relationships/hyperlink" Target="http://en.wikipedia.org/wiki/Rendering_equation" TargetMode="External"/><Relationship Id="rId48"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F4CFF-0D09-4C24-ACBD-188952019866}">
  <ds:schemaRefs>
    <ds:schemaRef ds:uri="http://schemas.openxmlformats.org/officeDocument/2006/bibliography"/>
  </ds:schemaRefs>
</ds:datastoreItem>
</file>

<file path=customXml/itemProps3.xml><?xml version="1.0" encoding="utf-8"?>
<ds:datastoreItem xmlns:ds="http://schemas.openxmlformats.org/officeDocument/2006/customXml" ds:itemID="{04A1F71D-2254-4D96-970A-D76076057FBA}">
  <ds:schemaRefs>
    <ds:schemaRef ds:uri="http://schemas.openxmlformats.org/officeDocument/2006/bibliography"/>
  </ds:schemaRefs>
</ds:datastoreItem>
</file>

<file path=customXml/itemProps4.xml><?xml version="1.0" encoding="utf-8"?>
<ds:datastoreItem xmlns:ds="http://schemas.openxmlformats.org/officeDocument/2006/customXml" ds:itemID="{566B963F-325A-4B8E-86D6-D9D820270415}">
  <ds:schemaRefs>
    <ds:schemaRef ds:uri="http://schemas.openxmlformats.org/officeDocument/2006/bibliography"/>
  </ds:schemaRefs>
</ds:datastoreItem>
</file>

<file path=customXml/itemProps5.xml><?xml version="1.0" encoding="utf-8"?>
<ds:datastoreItem xmlns:ds="http://schemas.openxmlformats.org/officeDocument/2006/customXml" ds:itemID="{F76E4035-3799-4577-88E8-A3BA67F38901}">
  <ds:schemaRefs>
    <ds:schemaRef ds:uri="http://schemas.openxmlformats.org/officeDocument/2006/bibliography"/>
  </ds:schemaRefs>
</ds:datastoreItem>
</file>

<file path=customXml/itemProps6.xml><?xml version="1.0" encoding="utf-8"?>
<ds:datastoreItem xmlns:ds="http://schemas.openxmlformats.org/officeDocument/2006/customXml" ds:itemID="{2238FE51-66AD-400D-BFEE-5C0A6625EA01}">
  <ds:schemaRefs>
    <ds:schemaRef ds:uri="http://schemas.openxmlformats.org/officeDocument/2006/bibliography"/>
  </ds:schemaRefs>
</ds:datastoreItem>
</file>

<file path=customXml/itemProps7.xml><?xml version="1.0" encoding="utf-8"?>
<ds:datastoreItem xmlns:ds="http://schemas.openxmlformats.org/officeDocument/2006/customXml" ds:itemID="{9889DE5D-A09E-41BC-A938-2BB7AF63CAF2}">
  <ds:schemaRefs>
    <ds:schemaRef ds:uri="http://schemas.openxmlformats.org/officeDocument/2006/bibliography"/>
  </ds:schemaRefs>
</ds:datastoreItem>
</file>

<file path=customXml/itemProps8.xml><?xml version="1.0" encoding="utf-8"?>
<ds:datastoreItem xmlns:ds="http://schemas.openxmlformats.org/officeDocument/2006/customXml" ds:itemID="{4D41C86F-758F-4022-91B1-D057CF030F86}">
  <ds:schemaRefs>
    <ds:schemaRef ds:uri="http://schemas.openxmlformats.org/officeDocument/2006/bibliography"/>
  </ds:schemaRefs>
</ds:datastoreItem>
</file>

<file path=customXml/itemProps9.xml><?xml version="1.0" encoding="utf-8"?>
<ds:datastoreItem xmlns:ds="http://schemas.openxmlformats.org/officeDocument/2006/customXml" ds:itemID="{F3D1747A-6777-4EBB-9F46-3A0A7478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46</Pages>
  <Words>12939</Words>
  <Characters>71166</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83938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Aris Goicoechea Lassaletta</cp:lastModifiedBy>
  <cp:revision>1</cp:revision>
  <dcterms:created xsi:type="dcterms:W3CDTF">2012-07-29T15:44:00Z</dcterms:created>
  <dcterms:modified xsi:type="dcterms:W3CDTF">2012-09-06T19:10:00Z</dcterms:modified>
</cp:coreProperties>
</file>